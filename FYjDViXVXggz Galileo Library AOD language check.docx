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DCE3D" w14:textId="77777777" w:rsidR="00207065" w:rsidRDefault="00000000">
      <w:pPr>
        <w:pStyle w:val="Heading1"/>
      </w:pPr>
      <w:bookmarkStart w:id="0" w:name="X30172566c93eb2aa6ee43d31dcd9a04f772df6c"/>
      <w:r>
        <w:t>The Text Analysis Prototype for Galileo's Library and Letters Online: GaLiLeO</w:t>
      </w:r>
      <w:bookmarkEnd w:id="0"/>
    </w:p>
    <w:p w14:paraId="236DD44E" w14:textId="77777777" w:rsidR="00207065" w:rsidRDefault="00000000">
      <w:pPr>
        <w:pStyle w:val="FirstParagraph"/>
      </w:pPr>
      <w:r>
        <w:t>### anonym</w:t>
      </w:r>
    </w:p>
    <w:p w14:paraId="47766C28" w14:textId="77777777" w:rsidR="00207065" w:rsidRDefault="00000000">
      <w:pPr>
        <w:pStyle w:val="BodyText"/>
      </w:pPr>
      <w:hyperlink r:id="rId7">
        <w:r>
          <w:rPr>
            <w:noProof/>
          </w:rPr>
          <w:drawing>
            <wp:inline distT="0" distB="0" distL="0" distR="0" wp14:anchorId="142B03F9" wp14:editId="514428CB">
              <wp:extent cx="1117600" cy="393700"/>
              <wp:effectExtent l="0" t="0" r="0" b="0"/>
              <wp:docPr id="1" name="Picture" descr="cc-by"/>
              <wp:cNvGraphicFramePr/>
              <a:graphic xmlns:a="http://schemas.openxmlformats.org/drawingml/2006/main">
                <a:graphicData uri="http://schemas.openxmlformats.org/drawingml/2006/picture">
                  <pic:pic xmlns:pic="http://schemas.openxmlformats.org/drawingml/2006/picture">
                    <pic:nvPicPr>
                      <pic:cNvPr id="0" name="Picture" descr="https://licensebuttons.net/l/by/4.0/88x31.png"/>
                      <pic:cNvPicPr>
                        <a:picLocks noChangeAspect="1" noChangeArrowheads="1"/>
                      </pic:cNvPicPr>
                    </pic:nvPicPr>
                    <pic:blipFill>
                      <a:blip r:embed="rId8"/>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 Published by De Gruyter in cooperation with the University of Luxembourg Centre for Contemporary and Digital History. This is an Open Access article distributed under the terms of the </w:t>
      </w:r>
      <w:hyperlink r:id="rId9">
        <w:r>
          <w:rPr>
            <w:rStyle w:val="Hyperlink"/>
          </w:rPr>
          <w:t>Creative Commons Attribution License CC-BY</w:t>
        </w:r>
      </w:hyperlink>
      <w:r>
        <w:t>{:target="_blank"}</w:t>
      </w:r>
    </w:p>
    <w:p w14:paraId="252020BC" w14:textId="77777777" w:rsidR="00207065" w:rsidRDefault="00000000">
      <w:pPr>
        <w:pStyle w:val="SourceCode"/>
      </w:pPr>
      <w:r>
        <w:rPr>
          <w:rStyle w:val="KeywordTok"/>
        </w:rPr>
        <w:t>library</w:t>
      </w:r>
      <w:r>
        <w:rPr>
          <w:rStyle w:val="NormalTok"/>
        </w:rPr>
        <w:t>(</w:t>
      </w:r>
      <w:r>
        <w:rPr>
          <w:rStyle w:val="StringTok"/>
        </w:rPr>
        <w:t>"IRdisplay"</w:t>
      </w:r>
      <w:r>
        <w:rPr>
          <w:rStyle w:val="NormalTok"/>
        </w:rPr>
        <w:t>)</w:t>
      </w:r>
      <w:r>
        <w:br/>
      </w:r>
      <w:r>
        <w:rPr>
          <w:rStyle w:val="KeywordTok"/>
        </w:rPr>
        <w:t>display_png</w:t>
      </w:r>
      <w:r>
        <w:rPr>
          <w:rStyle w:val="NormalTok"/>
        </w:rPr>
        <w:t>(</w:t>
      </w:r>
      <w:r>
        <w:rPr>
          <w:rStyle w:val="DataTypeTok"/>
        </w:rPr>
        <w:t>file=</w:t>
      </w:r>
      <w:r>
        <w:rPr>
          <w:rStyle w:val="StringTok"/>
        </w:rPr>
        <w:t>"./media/CoverImage.png"</w:t>
      </w:r>
      <w:r>
        <w:rPr>
          <w:rStyle w:val="NormalTok"/>
        </w:rPr>
        <w:t>)</w:t>
      </w:r>
    </w:p>
    <w:p w14:paraId="5C949CD8" w14:textId="77777777" w:rsidR="00207065" w:rsidRDefault="00000000">
      <w:pPr>
        <w:pStyle w:val="FirstParagraph"/>
      </w:pPr>
      <w:r>
        <w:rPr>
          <w:noProof/>
        </w:rPr>
        <w:drawing>
          <wp:inline distT="0" distB="0" distL="0" distR="0" wp14:anchorId="3EDDDC92" wp14:editId="6063AB4C">
            <wp:extent cx="5334000" cy="5334000"/>
            <wp:effectExtent l="0" t="0" r="0" b="0"/>
            <wp:docPr id="491837011" name="Picture"/>
            <wp:cNvGraphicFramePr/>
            <a:graphic xmlns:a="http://schemas.openxmlformats.org/drawingml/2006/main">
              <a:graphicData uri="http://schemas.openxmlformats.org/drawingml/2006/picture">
                <pic:pic xmlns:pic="http://schemas.openxmlformats.org/drawingml/2006/picture">
                  <pic:nvPicPr>
                    <pic:cNvPr id="0" name="Picture" descr="19d0d5560c1bca1a141bbc4e0f5c73e63e224e2c.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4C51EE6C" w14:textId="77777777" w:rsidR="00207065" w:rsidRDefault="00000000">
      <w:pPr>
        <w:pStyle w:val="BodyText"/>
      </w:pPr>
      <w:r>
        <w:lastRenderedPageBreak/>
        <w:t>This article is the author's report on a collaborative project, which currently exists as a prototype that was presented to a small group of subject experts in September 2018. The article, with permission, makes use of the author's contributions to a presentation made at that prototype demonstration workshop with collaborator Hannah Marcus, Historian of Science at Harvard University. Where Marcus' work has focused on metadata and a scholarly editorial apparatus for correspondence to and from Galileo Galilei, this article takes as its object of evaluation the code written in R to explore and contextualize the texts, including the letters, but also books written by Galileo and those that he owned. Portions of this article appeared for a time on the author's personal website, but have now been removed.</w:t>
      </w:r>
    </w:p>
    <w:p w14:paraId="7E348AE9" w14:textId="77777777" w:rsidR="00207065" w:rsidRDefault="00000000">
      <w:pPr>
        <w:pStyle w:val="BodyText"/>
      </w:pPr>
      <w:r>
        <w:t>text analysis, history of science, digital archives, corpus creation, Galileo Galilei</w:t>
      </w:r>
    </w:p>
    <w:p w14:paraId="40C1F924" w14:textId="77777777" w:rsidR="00207065" w:rsidRDefault="00000000">
      <w:pPr>
        <w:pStyle w:val="BodyText"/>
      </w:pPr>
      <w:r>
        <w:t>This article reports on a prototype digital laboratory of tools for the discovery of interpretative pathways through historical materials related to Galileo Galilei (1563-1642). GaLiLeO: Galileo's Library and Letters Online allows a user to contextualize a document or term within a broader corpus of personal and semi-public letters, prefatory letters, and book-length texts from Galileo's library. Given three features of the tool set and corpus, the article argues for a third digital, analytical space between the digital archive and a corpus used for computational analysis. First, the code for GaLiLeO was developed in 2016-2018 based on specific modeling principles from Digital Humanities that are now several years old and merit re-contextualization within shifts and DH and adjacent fields (,). Second, the tools for exploration, question making, and question answering in GaLiLeO do not aim for corpus-scale descriptive models or interpretations, but rather to highlight documents of interest for historians and literary scholars working outside DH with humanistic methods of document selection and interpretation rather than those offered by text mining, computational lingustics, and data science. Finally, the project is unfinished and based on an incomplete corpus, but has nonetheless yielded research results because of the tools' focus on identification of pathways of a few potentially related documents, not corpus-wide patterns. By avoiding corpus-level declarations, the preliminary computational tools in GaLiLeO represent a prototype for emphasizing relationships across documents that may have resisted or otherwise been excluded from the organizational logic of (digital) archival and other post-hoc metadata.</w:t>
      </w:r>
    </w:p>
    <w:p w14:paraId="6C7FB484" w14:textId="77777777" w:rsidR="00207065" w:rsidRDefault="00000000">
      <w:pPr>
        <w:pStyle w:val="Heading2"/>
      </w:pPr>
      <w:bookmarkStart w:id="1" w:name="project-history-and-contextualization"/>
      <w:r>
        <w:t>Project History and Contextualization</w:t>
      </w:r>
      <w:bookmarkEnd w:id="1"/>
    </w:p>
    <w:p w14:paraId="7A3D0F01" w14:textId="77777777" w:rsidR="00207065" w:rsidRDefault="00000000">
      <w:pPr>
        <w:pStyle w:val="FirstParagraph"/>
      </w:pPr>
      <w:r>
        <w:t xml:space="preserve">This article engages with questions related to the usefulness of an unfinished, yet entirely functional, project that was designed to be experimental and iterative in recognition of its incomplete corpus of documents and their condition. Galileo's Library and Letters Online (GaLiLeO) was developed to start a conversation about the characteristics of new digital tools in the interdisciplinary field of Galileo Studies. The GaLiLeO prototype tools and the process of their creation offered a way to brainstorm about a future larger-scale project, work with a cohort of experts in various areas of 17th-century Italian culture, and draft new digital and computational analytical tools alongside scholarly editorial apparati. The GaLiLeO team's enthusiasm and imagination quickly outpaced the resources of time and funding. Feedback on a 2017 proposal for a Digital Humanities Advancement Grant through the National Endowment for the Humanities in the United States () pointed to ways to scale </w:t>
      </w:r>
      <w:r>
        <w:lastRenderedPageBreak/>
        <w:t>back the initial scope to a proof-of-concept for the combined text analysis of the two corpora and their metadata, working with materials at hand to focus more on method. The audience for the prototype of this tool suite was a group of content specialists that do not consider themselves digital humanists, but are historians and literary scholars in search of tools for meaningful exploration of large digitized archives and primary materials related to Galileo Galilei (1543-1642).</w:t>
      </w:r>
    </w:p>
    <w:p w14:paraId="13759EAA" w14:textId="77777777" w:rsidR="00207065" w:rsidRDefault="00000000">
      <w:pPr>
        <w:pStyle w:val="BodyText"/>
      </w:pPr>
      <w:r>
        <w:t>Although digitized resources related to Galileo are plentiful, computational and quantitative means of navigating the materials are not. The largest digital resource of texts for Galileo specialists is the galileo//thek@ (Galileoteca) developed through 2016 and maintained by the Galileo Museum in Florence, Italy. () The Galileoteca provides access to scans of primary documents, scholarly editions, and selected secondary scholarship alongside explanatory materials related to the Museum's holdings. A subset of manuscripts are searchable by their shelfmarks within the Galileian manuscripts at the National Central Library of Florence, a person or place name, dates, and words in titles or incipits. A second digital layer offers access to OCR from scans of the documents included in the late-19th century National Edition of Galileo's works and correspondence compiled by Antonio Favaro (1847-1922) and his team of collaborators. () These 20 volumes, now supplemented with appendices recently edited by Galileo experts, represent a corpus too large to memorize and disorienting to read in a linear fashion. Long texts (including some letters) are included in thematic volumes, all other letters by date. Scans and transcriptions of documents are organized according to their location in the national edition and the digitized text reflects Favaro's editorial interventions, most often in materials written by Galileo, rarely in texts authored by others. The excellent curatorial and editorial team at the Museo Galileo has also added other interpretive layers to the digital interface to help visitors find appropriate documents easily through a searchable critical lexicon.</w:t>
      </w:r>
    </w:p>
    <w:p w14:paraId="225498A1" w14:textId="77777777" w:rsidR="00207065" w:rsidRDefault="00000000">
      <w:pPr>
        <w:pStyle w:val="BodyText"/>
      </w:pPr>
      <w:r>
        <w:t>This kind of resource requires the user to have details about the documents' creation or contents prior to beginning a search. In the Galileoteca, specialists who know what person or document they want to find, those who are studying a chronological period in Galileo's lifetime, or have a thematic or topical research question in mind can use the resources to access related materials. Users can search word forms and lemmas within certain areas of this digital archive or across eleven kinds of materials that also include biographies, indices, and iconography. It is an excellent finding aid for those who already know the specific text(s) they seek and can navigate the organizational logic of the manuscripts or the national edition. This digital archive has successfully remediated the structures that have made these documents findable while adding the functionality of keyword searching in metadata and any machine-readable texts.</w:t>
      </w:r>
    </w:p>
    <w:p w14:paraId="22702D29" w14:textId="77777777" w:rsidR="00207065" w:rsidRDefault="00000000">
      <w:pPr>
        <w:pStyle w:val="BodyText"/>
      </w:pPr>
      <w:r>
        <w:t xml:space="preserve">At the same time, the collection of documents is extensive and scholars continue to discover new features that broaden understandings of Galileo and his contemporaries even without a corpus-level computational study of the contents. These mutually compatible aspects of Galileo Studies, that is, the continued interest in small-scale patterns and the possibilities for larger-scale analysis, sparked two digital projects that evolved separately, but simultaneously until 2016: developing an editorial apparatus for Galileo's correspondence based on close reading of the available letters and creating a digital and computational library of the books that Galileo owned. From the perspective of History of </w:t>
      </w:r>
      <w:r>
        <w:lastRenderedPageBreak/>
        <w:t>Science, Hannah Marcus had worked with a team of scholars to identify thematic overlap in the surviving correspondence related to Galileo. Part of that project also involved careful attention to metadata about the letters, which has resulted in new findings. () When the project leaders met in April 2016 at Stanford University, the points of connection and similar goals of the two collaborative efforts coalesced around two concerns: not repeating existing resources and establishing research outcomes while the larger projects unfolded. Neither corpus was complete, nor may they ever be definitive, but the expanded access they provide is fertile territory for new investigation - with the right tools.</w:t>
      </w:r>
    </w:p>
    <w:p w14:paraId="44813B1C" w14:textId="77777777" w:rsidR="00207065" w:rsidRDefault="00000000">
      <w:pPr>
        <w:pStyle w:val="BodyText"/>
      </w:pPr>
      <w:r>
        <w:t>Galileo's Library and Letters Online derives its title from this tension in its identity. Naming credit goes to Hannah Marcus and Morgan MacLeod after much discussion about what this project would be. The creators struggled with the identity of the hybrid tools-text nature of the platform. The tools were not meant to create a digital archive, which would emphasize findability and display a range of related material, a role already filled by the Galileoteca. The aspirational goal was similar to the ARTFL Encyclopédie (), but the projects were being developed by the two PIs and a few rotating graduate and undergraduate students without dedicated funding or broad technical support. Even though Marcus' team had created a rigorous and extensive scholarly interpretive layer for the correspondence, a digital edition would have implied a single organization and interpretation of the texts. Using the vague "online" descriptor avoided these problems of identity. It gestures toward actions of aggregation, exploration, and experimentation that are enabled by the web. While bringing together plain, full text of the letters and limited contents from the library would create bridges across otherwise siloed resources, the immediate aim was not to make a claim about a collection, but to evaluate the connections found between and across the texts of which it was composed as it grew.</w:t>
      </w:r>
    </w:p>
    <w:p w14:paraId="2CC58A5F" w14:textId="77777777" w:rsidR="00207065" w:rsidRDefault="00000000">
      <w:pPr>
        <w:pStyle w:val="BodyText"/>
      </w:pPr>
      <w:r>
        <w:t>This short term goal shaped design in a way that links traditional humanistic study of primary materials with the outcomes of larger-scale analyses using methods from Digital Humanities, data science, and computational linguistics. Because of the iterative nature of the corpus development (described in more detail in section 1.3), the tools ultimately needed to suggest pathways, not patterns. That is, quantitative and graphical results could not be the end in themselves, they were designed to surface small subsections of the corpus with potential relationships. The tools needed to be designed in such a way as to facilitate contextualization, comparison, and expansion of points of entry into the primary sources, keeping in mind students new to the historical material and peer scholars outside the Digital Humanities looking for a way to investigate their own texts. While the corpus may be of interest for large scale study, the audience for the tools was colleagues who conduct traditional historical and literary interpretations of primary sources. GaLiLeO aimed to provide an alternative entry point to the corpus of Galileian materials for posing contextualized questions about individual documents or authors through computation.</w:t>
      </w:r>
    </w:p>
    <w:p w14:paraId="315A3940" w14:textId="77777777" w:rsidR="00207065" w:rsidRDefault="00000000">
      <w:pPr>
        <w:pStyle w:val="BodyText"/>
      </w:pPr>
      <w:r>
        <w:t>This article will evaluate the extent to which the digital and computational tools in GaLiLeO point to small-scale interpretive pathways through a corpus (the realm of non-digital humanists) rather than declare a quantitative definition of an aspect of a corpus for interpretation (which is often the aim of DH tools, methods, and research questions).</w:t>
      </w:r>
    </w:p>
    <w:p w14:paraId="6D5324D0" w14:textId="77777777" w:rsidR="00207065" w:rsidRDefault="00000000">
      <w:pPr>
        <w:pStyle w:val="Heading2"/>
      </w:pPr>
      <w:bookmarkStart w:id="2" w:name="method-for-tool-development"/>
      <w:r>
        <w:lastRenderedPageBreak/>
        <w:t>Method for Tool Development</w:t>
      </w:r>
      <w:bookmarkEnd w:id="2"/>
    </w:p>
    <w:p w14:paraId="29B8343A" w14:textId="77777777" w:rsidR="00207065" w:rsidRDefault="00000000">
      <w:pPr>
        <w:pStyle w:val="FirstParagraph"/>
      </w:pPr>
      <w:r>
        <w:t>The tools were developed most intensively in 2016-2018, at a particular moment in the expansion and seemingly perpetual redefinition of the field of Digital Humanities, including digital history and computational literary studies. On the one hand, communities of stylometric experts were working to develop more accurate tools for classification (; ; ) and topic modeling was being applied to economic history () and the history of biology (). On the other hand, these were also the years that culminated in Nan Z. Da's polemical critique of methods and reproducibility in the field (), Katherine Bode's call for an articulation of the constructedness of corpora (), and greater visibility for the gaps, silences, and situatedness of archives and methods for their computational study. (; ) Taken together, this meant developing a suite of tools that incorporated features from both sets of trends in the field in pursuit of small-scale inquiry in a large corpus.</w:t>
      </w:r>
    </w:p>
    <w:p w14:paraId="1AB867DE" w14:textId="77777777" w:rsidR="00207065" w:rsidRDefault="00000000">
      <w:pPr>
        <w:pStyle w:val="BodyText"/>
      </w:pPr>
      <w:r>
        <w:t>Non-digital historical and literary methods often involve making a selection from heterogeneous sets of primary materials that have been organized by their authors, archives, libraries, and editors. (See the left side of Figure 1, below.) That selection can be based on biographical (chronological), thematic, or lexical similarities or differences, but the features of what drive that selection were of interest for tool development in GaLiLeO. The choice of terms, themes, or historic moments can be driven by pre-established notable names, dates, and concepts for which existing tools like the Galileoteca are well suited. Yet, new discoveries also arise from a specialist noticing something unusual, witnessing variety, or recognizing an absence (among other possibilities). In a large corpus of thousands of documents, absence and anomaly are much harder to detect than in one main text or dozens of letters. This is where computational methods can assist, although many of the existing tools during GaLiLeO's development had other aims.</w:t>
      </w:r>
    </w:p>
    <w:p w14:paraId="2F757E79" w14:textId="77777777" w:rsidR="00207065" w:rsidRDefault="00000000">
      <w:pPr>
        <w:pStyle w:val="BodyText"/>
      </w:pPr>
      <w:r>
        <w:t>The gray box in Figure 1 offers an overview of a typical workflow for computational study of a textual corpus. While sharing a similar starting point with other humanistic inquiry, the data carpentry and digital humanistic processes begin with potential outputs in mind, which shape how the texts are organized and what data is created from them. Coding textbooks for humanists model this approach. (; ; ) A research question such as "How did early modern intellectual academies engage with the telescope in letters to Galileo?" could then prompt organization by the academy in which the author participated, creation of bag-of-words tables of word counts, and then stylometric modeling (among other ways to explore this idea). A parallel question that does not require digital methods for interpretation would be "What significance can be derived from an individual's departure from their academy's style of engagement with the telescope in letters to Galileo?" Again, specialist knowledge could determine the person and the academy due to previously-established notoriety, but that forecloses opportunities to engage with the lesser-studied or unstudied documents in the corpus. The scale is nonetheless overwhelming: With dozens of academies and hundreds of authors to choose from, where might a scholar begin?</w:t>
      </w:r>
    </w:p>
    <w:p w14:paraId="4981C518" w14:textId="77777777" w:rsidR="00207065" w:rsidRDefault="00000000">
      <w:pPr>
        <w:pStyle w:val="SourceCode"/>
      </w:pPr>
      <w:r>
        <w:rPr>
          <w:rStyle w:val="KeywordTok"/>
        </w:rPr>
        <w:t>display_png</w:t>
      </w:r>
      <w:r>
        <w:rPr>
          <w:rStyle w:val="NormalTok"/>
        </w:rPr>
        <w:t>(</w:t>
      </w:r>
      <w:r>
        <w:rPr>
          <w:rStyle w:val="DataTypeTok"/>
        </w:rPr>
        <w:t>file=</w:t>
      </w:r>
      <w:r>
        <w:rPr>
          <w:rStyle w:val="StringTok"/>
        </w:rPr>
        <w:t>"./media/GaLiLeOContextDiagram.png"</w:t>
      </w:r>
      <w:r>
        <w:rPr>
          <w:rStyle w:val="NormalTok"/>
        </w:rPr>
        <w:t>)</w:t>
      </w:r>
    </w:p>
    <w:p w14:paraId="1272FB18" w14:textId="77777777" w:rsidR="00207065" w:rsidRDefault="00000000">
      <w:pPr>
        <w:pStyle w:val="FirstParagraph"/>
      </w:pPr>
      <w:r>
        <w:rPr>
          <w:noProof/>
        </w:rPr>
        <w:lastRenderedPageBreak/>
        <w:drawing>
          <wp:inline distT="0" distB="0" distL="0" distR="0" wp14:anchorId="6AAF6FC7" wp14:editId="67601815">
            <wp:extent cx="5334000" cy="2681161"/>
            <wp:effectExtent l="0" t="0" r="0" b="0"/>
            <wp:docPr id="496537029" name="Picture"/>
            <wp:cNvGraphicFramePr/>
            <a:graphic xmlns:a="http://schemas.openxmlformats.org/drawingml/2006/main">
              <a:graphicData uri="http://schemas.openxmlformats.org/drawingml/2006/picture">
                <pic:pic xmlns:pic="http://schemas.openxmlformats.org/drawingml/2006/picture">
                  <pic:nvPicPr>
                    <pic:cNvPr id="0" name="Picture" descr="8529ead60b18b4fe2d1653952a4863e1129ecad8.png"/>
                    <pic:cNvPicPr>
                      <a:picLocks noChangeAspect="1" noChangeArrowheads="1"/>
                    </pic:cNvPicPr>
                  </pic:nvPicPr>
                  <pic:blipFill>
                    <a:blip r:embed="rId11"/>
                    <a:stretch>
                      <a:fillRect/>
                    </a:stretch>
                  </pic:blipFill>
                  <pic:spPr bwMode="auto">
                    <a:xfrm>
                      <a:off x="0" y="0"/>
                      <a:ext cx="5334000" cy="2681161"/>
                    </a:xfrm>
                    <a:prstGeom prst="rect">
                      <a:avLst/>
                    </a:prstGeom>
                    <a:noFill/>
                    <a:ln w="9525">
                      <a:noFill/>
                      <a:headEnd/>
                      <a:tailEnd/>
                    </a:ln>
                  </pic:spPr>
                </pic:pic>
              </a:graphicData>
            </a:graphic>
          </wp:inline>
        </w:drawing>
      </w:r>
    </w:p>
    <w:p w14:paraId="6017853C" w14:textId="6A6FF243" w:rsidR="00207065" w:rsidRDefault="00000000">
      <w:pPr>
        <w:pStyle w:val="BodyText"/>
      </w:pPr>
      <w:r>
        <w:t>By creating a corpus-level view on the texts, that recognizes the imperfections of the corpus, GaLiLeO seeks a return to the texts to explore new interpretive pathways that have not been predetermined by centuries of scholarship. Granted, the underlying computational methods employed for the corpus-scale analysis in GaLiLeO have been modified from those used for</w:t>
      </w:r>
      <w:ins w:id="3" w:author="Andy O'DWYER" w:date="2025-02-04T15:49:00Z">
        <w:r w:rsidR="005702CF">
          <w:t xml:space="preserve"> a</w:t>
        </w:r>
      </w:ins>
      <w:r>
        <w:t xml:space="preserve"> larger scale study of similar materials to provide authorship attribution, thematic mapping, and rhetorical similarity. () Given the condition of the corpus, described in more detail in Section 1.3, such study was not an option. It was also not the immediate goal, since the team wanted to spark a conversation about tools that would be of use beyond the few digital humanists that also study Galileo. While the code could now be updated to reflect advances in text mining and computational linguistics, they do not address GaLiLeO's primary question of how to bridge the scales of question making and answering in the humanities.</w:t>
      </w:r>
    </w:p>
    <w:p w14:paraId="015F2D83" w14:textId="77777777" w:rsidR="00207065" w:rsidRDefault="00000000">
      <w:pPr>
        <w:pStyle w:val="BodyText"/>
      </w:pPr>
      <w:r>
        <w:t>This focus meant creating textual models and query possibilities that would highlight similarities or differences in a way that gives non-digital researchers enough context to both evaluate and follow leads suggested by those circumstances allowed by the corpus. In this sense, GaLiLeO aspires to going one step beyond the ePistolarium project () on 17th century correspondence in the Dutch Republic, which provides spatial and network visualizations of the searched person's locations and relationships. The openness of the planned, ideal query can also address DH priorities of de-colonizing archives. In order to know what is interesting enough to search in a corpus, a user needs to arrive with prior knowledge of the values associated with its contents. While not always problematic, systemic exclusion, majority perspectives, and other kinds of bias limit the interpretive pathways of a collection of text structured by technology. In that regard, GaLiLeO addressed a point raised by Ryan Cordell during a visit to Bowdoin College in 2014: What happens when we do not know the person, term, or year that might be interesting in a corpus of texts?</w:t>
      </w:r>
    </w:p>
    <w:p w14:paraId="3B619E7B" w14:textId="77777777" w:rsidR="00207065" w:rsidRDefault="00000000">
      <w:pPr>
        <w:pStyle w:val="BodyText"/>
      </w:pPr>
      <w:r>
        <w:t xml:space="preserve">Consequently, rather than a model of the documents related to Galileo, the tools presented here provide a model for asking questions in non-digital humanistic fashion. The approach borrows this phrasing from Willard McCarty, who distinguishes between an archeological </w:t>
      </w:r>
      <w:r>
        <w:lastRenderedPageBreak/>
        <w:t xml:space="preserve">map </w:t>
      </w:r>
      <w:r>
        <w:rPr>
          <w:i/>
        </w:rPr>
        <w:t>of</w:t>
      </w:r>
      <w:r>
        <w:t xml:space="preserve"> a historic site (i.e. a computational reading of the National Edition of Galileo's works) and the blueprint </w:t>
      </w:r>
      <w:r>
        <w:rPr>
          <w:i/>
        </w:rPr>
        <w:t>for</w:t>
      </w:r>
      <w:r>
        <w:t xml:space="preserve"> a new edifice (inquiries related to the documents). () A model </w:t>
      </w:r>
      <w:r>
        <w:rPr>
          <w:i/>
        </w:rPr>
        <w:t>of</w:t>
      </w:r>
      <w:r>
        <w:t xml:space="preserve"> Galilean texts would be forever incomplete and many parts already exist in the current digital ecosystem. A model </w:t>
      </w:r>
      <w:r>
        <w:rPr>
          <w:i/>
        </w:rPr>
        <w:t>for</w:t>
      </w:r>
      <w:r>
        <w:t xml:space="preserve"> inquiry on the other hand would be extensible to the new data sets, for Galileo, but potentially for other authors and collections. The tools in GaLiLeO thus embrace the epistemology of </w:t>
      </w:r>
      <w:r>
        <w:rPr>
          <w:i/>
        </w:rPr>
        <w:t>Hermeneutica</w:t>
      </w:r>
      <w:r>
        <w:t>, but not the implementation. Since, as Rockwell and Sinclair point out, an "instrument implements a theory of interpreting the phenomenon it was designed to bring into view" (, 162), a new instrument was necssary. The historians involved in testing the prototype were seeking mechanisms to understand tone, reliability (through consistency), corroboration with other viewpoints, and verification. Literary scholars wanted to engage with the multiple contexts through which an expression conveys potentially different meanings. This required bringing together not just words and documents, but the overall corpus attributes. Again, as Rockwell and Sinclair so efficiently state: "developing tools involves bearing hermeneutical theories." (, 161) For the GaLiLeO designers, the result was a type of digital laboratory: a series of tools for exploration, question-making, and question answering.</w:t>
      </w:r>
    </w:p>
    <w:p w14:paraId="2B09AEC0" w14:textId="77777777" w:rsidR="00207065" w:rsidRDefault="00000000">
      <w:pPr>
        <w:pStyle w:val="BodyText"/>
      </w:pPr>
      <w:r>
        <w:t>One might ask why the team did not repurpose Rockwell and Sinclair's Voyant Tools for this purpose, since it was one of the primary inspirations for the functions in GaLiLeO. () The evaluations in subsequent sections of this article will provide a more detailed comparison, but one challenge was simply the size of the corpus, thousands of documents, which are difficult to see graphically.</w:t>
      </w:r>
    </w:p>
    <w:p w14:paraId="2D81C76E" w14:textId="77777777" w:rsidR="00207065" w:rsidRDefault="00000000">
      <w:pPr>
        <w:pStyle w:val="BodyText"/>
      </w:pPr>
      <w:r>
        <w:t>The remaining sections of this article evaluate the tools as they were demonstrated via Jupyter notebook in September 2018, with identification of improvements that could be made in the future and slight modifications to function with the tools of this journal. While not necessarily an obstacle, the code ought to be optimized for runtime efficiency, since their designer was a Digital Humanist who codes, but not a software engineer. In addition, although the Jupyter notebook tried to offer novice coders instructions for use, the project would benefit from a more user-friendly interface.</w:t>
      </w:r>
    </w:p>
    <w:p w14:paraId="66CC8BF8" w14:textId="77777777" w:rsidR="00207065" w:rsidRDefault="00000000">
      <w:pPr>
        <w:pStyle w:val="Heading2"/>
      </w:pPr>
      <w:bookmarkStart w:id="4" w:name="preliminary-corpus-for-data-development"/>
      <w:r>
        <w:t>Preliminary Corpus for Data Development</w:t>
      </w:r>
      <w:bookmarkEnd w:id="4"/>
    </w:p>
    <w:p w14:paraId="50228E19" w14:textId="77777777" w:rsidR="00207065" w:rsidRDefault="00000000">
      <w:pPr>
        <w:pStyle w:val="FirstParagraph"/>
      </w:pPr>
      <w:r>
        <w:t>The two projects that merged involved metadata about Galileo's correspondence and cleaned OCR of books from his library, including both those that he wrote and others that he was known to have owned. The prepared corpus reflected Galileo's correspondence tagged by the Marcus team and the contents of his library prepared by the author's team as of July 2017. Metadata for these texts was hand keyed, with the clarification that sometimes authors (including letter writers) are simply unknown. Yet, the correspondence itself needed to be available for use as plain text. Even for an individual as famous as Galileo (or perhaps because of it), there is no freely-available set of plain-text files for analysis.</w:t>
      </w:r>
    </w:p>
    <w:p w14:paraId="58B2293A" w14:textId="77777777" w:rsidR="00207065" w:rsidRDefault="00000000">
      <w:pPr>
        <w:pStyle w:val="BodyText"/>
      </w:pPr>
      <w:r>
        <w:t xml:space="preserve">The correspondence in the National Edition of Galileo’s works included over 4,300 letters from the 20 volumes edited by Favaro in the 19th century (). Many letters were only excerpted in Favaro's edition. While a scan of the first printing of the National Edition is available, images of manuscripts are housed by different institutions with strict reproduction rules. Although materials existed on the Galileoteca site, and conversations </w:t>
      </w:r>
      <w:r>
        <w:lastRenderedPageBreak/>
        <w:t>with the director after 2018 indicated that there might be opportunities for bulk export and resource sharing, the process of working from the available print edition raised valuable questions about the state of Galilean correspondence. By working with the National Edition rather than manuscripts, the resources were not limited by the confines of physical archives, yet the editorial practices and remediation of the National Edition in the Galileoteca imposed critical changes in orthography, punctuation, and sometimes word choice. (, X, 11) These editorial layers foreclosed a corpus-scale analysis, which would have amounted to a study of a 19th-century version of the language of Galileo and his contemporaries. An ideal corpus would not remediate post-hoc editorial lenses with their own epistemological priorities. The GaLiLeO tools aspired to identify the categories, organizing principles, affinities, disparities, patterns, and outliers in the documents as they were expressed at the time. Even if the texts were readily available, they nonetheless overrepresent Galileo and the authors skew heavily male. This fundamental resource in the field was used to start the conversation about what might be built next, but should not be the foundation for that new digital corpus.</w:t>
      </w:r>
    </w:p>
    <w:p w14:paraId="45E46F3C" w14:textId="77777777" w:rsidR="00207065" w:rsidRDefault="00000000">
      <w:pPr>
        <w:pStyle w:val="BodyText"/>
      </w:pPr>
      <w:r>
        <w:t>For the purposes of the prototype development, and with the limitations of time and resources, the corpus was nonetheless the only one available to use during the demonstration alongside the library contents and editorial metadata. Abbyy Fine Reader was used to convert the scans of the national edition to plain text with minimum data cleaning. The texts represented a spectrum of quality from a first pass of OCR on scans of 19th-century volumes (National Edition) to OCR results cleaned by comparison to scans of pre-modern printed volumes (library contents) to documents typed by hand based on the original print or manuscript (library contents). Using the editorial layer created by the Marcus team, which had tagged letters for use of various concepts after reading the letters, the corpus of correspondence was reduced to the documents with "Instruments and Materials" tags. These represented a range of early modern tools for knowledge creation including the telescope and its component pieces, but also candles, compasses, magnets, scales, and vessels for water. The team of specialist readers had also tagged words that were used as descriptors and actions related to experiments and experiences of natural phenomena in service of learning or confirming knowledge. Overall this created a subcorpus of 2,346 letters for analysis during the workshop. The proof of concept identified several areas for future development in terms of customization: how to interact with the specialist editorial layer (or not), choosing a subcorpus of interest, limiting or expanding the number of languages considered, and how to handle Galileo's work.</w:t>
      </w:r>
    </w:p>
    <w:p w14:paraId="678C307A" w14:textId="77777777" w:rsidR="00207065" w:rsidRDefault="00000000">
      <w:pPr>
        <w:pStyle w:val="BodyText"/>
      </w:pPr>
      <w:r>
        <w:t>As presented at the workshop, the overall corpus could be subset into specialized document groupings based on type of document and metadata tag categories. (Figure 3)</w:t>
      </w:r>
    </w:p>
    <w:p w14:paraId="082CB6CE" w14:textId="77777777" w:rsidR="00207065" w:rsidRDefault="00000000">
      <w:pPr>
        <w:pStyle w:val="SourceCode"/>
      </w:pPr>
      <w:r>
        <w:rPr>
          <w:rStyle w:val="KeywordTok"/>
        </w:rPr>
        <w:t>display_png</w:t>
      </w:r>
      <w:r>
        <w:rPr>
          <w:rStyle w:val="NormalTok"/>
        </w:rPr>
        <w:t>(</w:t>
      </w:r>
      <w:r>
        <w:rPr>
          <w:rStyle w:val="DataTypeTok"/>
        </w:rPr>
        <w:t>file=</w:t>
      </w:r>
      <w:r>
        <w:rPr>
          <w:rStyle w:val="StringTok"/>
        </w:rPr>
        <w:t>"./media/GaLiLeOParameters.png"</w:t>
      </w:r>
      <w:r>
        <w:rPr>
          <w:rStyle w:val="NormalTok"/>
        </w:rPr>
        <w:t>)</w:t>
      </w:r>
    </w:p>
    <w:p w14:paraId="366DA154" w14:textId="77777777" w:rsidR="00207065" w:rsidRDefault="00000000">
      <w:pPr>
        <w:pStyle w:val="FirstParagraph"/>
      </w:pPr>
      <w:r>
        <w:rPr>
          <w:noProof/>
        </w:rPr>
        <w:lastRenderedPageBreak/>
        <w:drawing>
          <wp:inline distT="0" distB="0" distL="0" distR="0" wp14:anchorId="6C88C1F5" wp14:editId="5585B629">
            <wp:extent cx="5334000" cy="2254504"/>
            <wp:effectExtent l="0" t="0" r="0" b="0"/>
            <wp:docPr id="1059642902" name="Picture"/>
            <wp:cNvGraphicFramePr/>
            <a:graphic xmlns:a="http://schemas.openxmlformats.org/drawingml/2006/main">
              <a:graphicData uri="http://schemas.openxmlformats.org/drawingml/2006/picture">
                <pic:pic xmlns:pic="http://schemas.openxmlformats.org/drawingml/2006/picture">
                  <pic:nvPicPr>
                    <pic:cNvPr id="0" name="Picture" descr="aae2ba8a6c499e0a6965d3dc52d8ed42725f0e66.png"/>
                    <pic:cNvPicPr>
                      <a:picLocks noChangeAspect="1" noChangeArrowheads="1"/>
                    </pic:cNvPicPr>
                  </pic:nvPicPr>
                  <pic:blipFill>
                    <a:blip r:embed="rId12"/>
                    <a:stretch>
                      <a:fillRect/>
                    </a:stretch>
                  </pic:blipFill>
                  <pic:spPr bwMode="auto">
                    <a:xfrm>
                      <a:off x="0" y="0"/>
                      <a:ext cx="5334000" cy="2254504"/>
                    </a:xfrm>
                    <a:prstGeom prst="rect">
                      <a:avLst/>
                    </a:prstGeom>
                    <a:noFill/>
                    <a:ln w="9525">
                      <a:noFill/>
                      <a:headEnd/>
                      <a:tailEnd/>
                    </a:ln>
                  </pic:spPr>
                </pic:pic>
              </a:graphicData>
            </a:graphic>
          </wp:inline>
        </w:drawing>
      </w:r>
    </w:p>
    <w:p w14:paraId="26D2D89A" w14:textId="77777777" w:rsidR="00207065" w:rsidRDefault="00000000">
      <w:pPr>
        <w:pStyle w:val="BodyText"/>
      </w:pPr>
      <w:r>
        <w:t>Any text from the library that used one of 905 different terms tagged in the "Instruments and Materials" category identified by the editors was also available as a subcorpus. Users could opt to include the matching prefatory letters from 119 titles in Galileo's library. Due to an OCR error, the shortest document only had 1 token. The median length of the texts in the subcorpus was 257 words (i.e. 2,178 documents were shorter than this). The corpus represents 9 different languages. A planned feature would allow further subsetting by English, Dutch, French, German, Greek, Italian, Neolatin, Paduan dialect, and Spanish. This would require a team of scholars trained in those languages to help align the tags and clean the OCR.</w:t>
      </w:r>
    </w:p>
    <w:p w14:paraId="01CC518F" w14:textId="77777777" w:rsidR="00207065" w:rsidRDefault="00000000">
      <w:pPr>
        <w:pStyle w:val="BodyText"/>
      </w:pPr>
      <w:r>
        <w:t>The first code cells in the prototype made visible the goals and limited implementation of the prototype while obscuring significant interpretive work. Users were asked to run some setup code behind the scenes before getting started. This loaded the necessary libraries and read the data into memory without needing to show lines of code that might have been overwhelming to many of the workshop participants who had never worked with Jupyter or seen code prior to joining us that day. (The code cells in this article retain some of the commenting that was provided for colleagues who had never programmed prior to the workshop.)</w:t>
      </w:r>
    </w:p>
    <w:p w14:paraId="1661849D" w14:textId="77777777" w:rsidR="00207065" w:rsidRDefault="00000000">
      <w:pPr>
        <w:pStyle w:val="SourceCode"/>
      </w:pPr>
      <w:r>
        <w:rPr>
          <w:rStyle w:val="CommentTok"/>
        </w:rPr>
        <w:t>#Requires ~20 seconds to load everything into memory</w:t>
      </w:r>
      <w:r>
        <w:br/>
      </w:r>
      <w:r>
        <w:rPr>
          <w:rStyle w:val="KeywordTok"/>
        </w:rPr>
        <w:t>source</w:t>
      </w:r>
      <w:r>
        <w:rPr>
          <w:rStyle w:val="NormalTok"/>
        </w:rPr>
        <w:t>(</w:t>
      </w:r>
      <w:r>
        <w:rPr>
          <w:rStyle w:val="StringTok"/>
        </w:rPr>
        <w:t>"script/5_GaLiLeOSetup1.R"</w:t>
      </w:r>
      <w:r>
        <w:rPr>
          <w:rStyle w:val="NormalTok"/>
        </w:rPr>
        <w:t>)</w:t>
      </w:r>
      <w:r>
        <w:br/>
      </w:r>
      <w:r>
        <w:br/>
      </w:r>
      <w:r>
        <w:rPr>
          <w:rStyle w:val="NormalTok"/>
        </w:rPr>
        <w:t>corpus_name &lt;-</w:t>
      </w:r>
      <w:r>
        <w:rPr>
          <w:rStyle w:val="StringTok"/>
        </w:rPr>
        <w:t xml:space="preserve"> "InstrumentsAndMaterials"</w:t>
      </w:r>
      <w:r>
        <w:rPr>
          <w:rStyle w:val="NormalTok"/>
        </w:rPr>
        <w:t xml:space="preserve"> </w:t>
      </w:r>
      <w:r>
        <w:rPr>
          <w:rStyle w:val="CommentTok"/>
        </w:rPr>
        <w:t>#documents that were tagged with this label by Marcus' editorial team</w:t>
      </w:r>
      <w:r>
        <w:br/>
      </w:r>
      <w:r>
        <w:br/>
      </w:r>
      <w:r>
        <w:rPr>
          <w:rStyle w:val="NormalTok"/>
        </w:rPr>
        <w:t>subcorpus_name &lt;-</w:t>
      </w:r>
      <w:r>
        <w:rPr>
          <w:rStyle w:val="StringTok"/>
        </w:rPr>
        <w:t xml:space="preserve"> "NoFull"</w:t>
      </w:r>
      <w:r>
        <w:rPr>
          <w:rStyle w:val="NormalTok"/>
        </w:rPr>
        <w:t xml:space="preserve"> </w:t>
      </w:r>
      <w:r>
        <w:rPr>
          <w:rStyle w:val="CommentTok"/>
        </w:rPr>
        <w:t>#includes prefatory letters, but not full text of books</w:t>
      </w:r>
      <w:r>
        <w:br/>
      </w:r>
      <w:r>
        <w:rPr>
          <w:rStyle w:val="CommentTok"/>
        </w:rPr>
        <w:t>#subcorpus_name &lt;- "EdNaz" #only OCR from the National Edition of Galileo's works</w:t>
      </w:r>
      <w:r>
        <w:br/>
      </w:r>
      <w:r>
        <w:br/>
      </w:r>
      <w:r>
        <w:rPr>
          <w:rStyle w:val="CommentTok"/>
        </w:rPr>
        <w:t># Do not edit this line or the following code:</w:t>
      </w:r>
      <w:r>
        <w:br/>
      </w:r>
      <w:r>
        <w:rPr>
          <w:rStyle w:val="NormalTok"/>
        </w:rPr>
        <w:t>correct_corpus_files &lt;-</w:t>
      </w:r>
      <w:r>
        <w:rPr>
          <w:rStyle w:val="StringTok"/>
        </w:rPr>
        <w:t xml:space="preserve"> </w:t>
      </w:r>
      <w:r>
        <w:rPr>
          <w:rStyle w:val="KeywordTok"/>
        </w:rPr>
        <w:t>prepare</w:t>
      </w:r>
      <w:r>
        <w:rPr>
          <w:rStyle w:val="NormalTok"/>
        </w:rPr>
        <w:t xml:space="preserve">(corpus_name, </w:t>
      </w:r>
      <w:r>
        <w:rPr>
          <w:rStyle w:val="StringTok"/>
        </w:rPr>
        <w:t>"script/data/"</w:t>
      </w:r>
      <w:r>
        <w:rPr>
          <w:rStyle w:val="NormalTok"/>
        </w:rPr>
        <w:t>)</w:t>
      </w:r>
      <w:r>
        <w:br/>
      </w:r>
      <w:r>
        <w:rPr>
          <w:rStyle w:val="NormalTok"/>
        </w:rPr>
        <w:t>cm &lt;-</w:t>
      </w:r>
      <w:r>
        <w:rPr>
          <w:rStyle w:val="StringTok"/>
        </w:rPr>
        <w:t xml:space="preserve"> </w:t>
      </w:r>
      <w:r>
        <w:rPr>
          <w:rStyle w:val="KeywordTok"/>
        </w:rPr>
        <w:t>grep</w:t>
      </w:r>
      <w:r>
        <w:rPr>
          <w:rStyle w:val="NormalTok"/>
        </w:rPr>
        <w:t>(</w:t>
      </w:r>
      <w:r>
        <w:rPr>
          <w:rStyle w:val="StringTok"/>
        </w:rPr>
        <w:t>"CorpusMetadata"</w:t>
      </w:r>
      <w:r>
        <w:rPr>
          <w:rStyle w:val="NormalTok"/>
        </w:rPr>
        <w:t>, data_files[correct_corpus_files])</w:t>
      </w:r>
      <w:r>
        <w:br/>
      </w:r>
      <w:r>
        <w:rPr>
          <w:rStyle w:val="NormalTok"/>
        </w:rPr>
        <w:t>correct_cm &lt;-</w:t>
      </w:r>
      <w:r>
        <w:rPr>
          <w:rStyle w:val="StringTok"/>
        </w:rPr>
        <w:t xml:space="preserve"> </w:t>
      </w:r>
      <w:r>
        <w:rPr>
          <w:rStyle w:val="KeywordTok"/>
        </w:rPr>
        <w:t>grep</w:t>
      </w:r>
      <w:r>
        <w:rPr>
          <w:rStyle w:val="NormalTok"/>
        </w:rPr>
        <w:t>(subcorpus_name, data_files[correct_corpus_files[cm]])</w:t>
      </w:r>
      <w:r>
        <w:br/>
      </w:r>
      <w:r>
        <w:rPr>
          <w:rStyle w:val="NormalTok"/>
        </w:rPr>
        <w:lastRenderedPageBreak/>
        <w:t>corpus &lt;-</w:t>
      </w:r>
      <w:r>
        <w:rPr>
          <w:rStyle w:val="StringTok"/>
        </w:rPr>
        <w:t xml:space="preserve"> </w:t>
      </w:r>
      <w:r>
        <w:rPr>
          <w:rStyle w:val="KeywordTok"/>
        </w:rPr>
        <w:t>readRDS</w:t>
      </w:r>
      <w:r>
        <w:rPr>
          <w:rStyle w:val="NormalTok"/>
        </w:rPr>
        <w:t>(</w:t>
      </w:r>
      <w:r>
        <w:rPr>
          <w:rStyle w:val="DataTypeTok"/>
        </w:rPr>
        <w:t>file =</w:t>
      </w:r>
      <w:r>
        <w:rPr>
          <w:rStyle w:val="NormalTok"/>
        </w:rPr>
        <w:t xml:space="preserve"> </w:t>
      </w:r>
      <w:r>
        <w:rPr>
          <w:rStyle w:val="KeywordTok"/>
        </w:rPr>
        <w:t>paste</w:t>
      </w:r>
      <w:r>
        <w:rPr>
          <w:rStyle w:val="NormalTok"/>
        </w:rPr>
        <w:t xml:space="preserve">(in_dir, data_files[correct_corpus_files[cm[correct_cm]]], </w:t>
      </w:r>
      <w:r>
        <w:rPr>
          <w:rStyle w:val="DataTypeTok"/>
        </w:rPr>
        <w:t>sep =</w:t>
      </w:r>
      <w:r>
        <w:rPr>
          <w:rStyle w:val="NormalTok"/>
        </w:rPr>
        <w:t xml:space="preserve"> </w:t>
      </w:r>
      <w:r>
        <w:rPr>
          <w:rStyle w:val="StringTok"/>
        </w:rPr>
        <w:t>""</w:t>
      </w:r>
      <w:r>
        <w:rPr>
          <w:rStyle w:val="NormalTok"/>
        </w:rPr>
        <w:t>))</w:t>
      </w:r>
      <w:r>
        <w:br/>
      </w:r>
      <w:r>
        <w:rPr>
          <w:rStyle w:val="NormalTok"/>
        </w:rPr>
        <w:t>ca &lt;-</w:t>
      </w:r>
      <w:r>
        <w:rPr>
          <w:rStyle w:val="StringTok"/>
        </w:rPr>
        <w:t xml:space="preserve"> </w:t>
      </w:r>
      <w:r>
        <w:rPr>
          <w:rStyle w:val="KeywordTok"/>
        </w:rPr>
        <w:t>grep</w:t>
      </w:r>
      <w:r>
        <w:rPr>
          <w:rStyle w:val="NormalTok"/>
        </w:rPr>
        <w:t>(</w:t>
      </w:r>
      <w:r>
        <w:rPr>
          <w:rStyle w:val="StringTok"/>
        </w:rPr>
        <w:t>"CorpusAttributes"</w:t>
      </w:r>
      <w:r>
        <w:rPr>
          <w:rStyle w:val="NormalTok"/>
        </w:rPr>
        <w:t>, data_files[correct_corpus_files])</w:t>
      </w:r>
      <w:r>
        <w:br/>
      </w:r>
      <w:r>
        <w:rPr>
          <w:rStyle w:val="NormalTok"/>
        </w:rPr>
        <w:t>correct_ca &lt;-</w:t>
      </w:r>
      <w:r>
        <w:rPr>
          <w:rStyle w:val="StringTok"/>
        </w:rPr>
        <w:t xml:space="preserve"> </w:t>
      </w:r>
      <w:r>
        <w:rPr>
          <w:rStyle w:val="KeywordTok"/>
        </w:rPr>
        <w:t>grep</w:t>
      </w:r>
      <w:r>
        <w:rPr>
          <w:rStyle w:val="NormalTok"/>
        </w:rPr>
        <w:t>(subcorpus_name, data_files[correct_corpus_files[ca]])</w:t>
      </w:r>
      <w:r>
        <w:br/>
      </w:r>
      <w:r>
        <w:rPr>
          <w:rStyle w:val="NormalTok"/>
        </w:rPr>
        <w:t>corpus_attributes &lt;-</w:t>
      </w:r>
      <w:r>
        <w:rPr>
          <w:rStyle w:val="StringTok"/>
        </w:rPr>
        <w:t xml:space="preserve"> </w:t>
      </w:r>
      <w:r>
        <w:rPr>
          <w:rStyle w:val="KeywordTok"/>
        </w:rPr>
        <w:t>readRDS</w:t>
      </w:r>
      <w:r>
        <w:rPr>
          <w:rStyle w:val="NormalTok"/>
        </w:rPr>
        <w:t>(</w:t>
      </w:r>
      <w:r>
        <w:rPr>
          <w:rStyle w:val="DataTypeTok"/>
        </w:rPr>
        <w:t>file =</w:t>
      </w:r>
      <w:r>
        <w:rPr>
          <w:rStyle w:val="NormalTok"/>
        </w:rPr>
        <w:t xml:space="preserve"> </w:t>
      </w:r>
      <w:r>
        <w:rPr>
          <w:rStyle w:val="KeywordTok"/>
        </w:rPr>
        <w:t>paste</w:t>
      </w:r>
      <w:r>
        <w:rPr>
          <w:rStyle w:val="NormalTok"/>
        </w:rPr>
        <w:t xml:space="preserve">(in_dir, data_files[correct_corpus_files[ca[correct_ca]]], </w:t>
      </w:r>
      <w:r>
        <w:rPr>
          <w:rStyle w:val="DataTypeTok"/>
        </w:rPr>
        <w:t>sep =</w:t>
      </w:r>
      <w:r>
        <w:rPr>
          <w:rStyle w:val="NormalTok"/>
        </w:rPr>
        <w:t xml:space="preserve"> </w:t>
      </w:r>
      <w:r>
        <w:rPr>
          <w:rStyle w:val="StringTok"/>
        </w:rPr>
        <w:t>""</w:t>
      </w:r>
      <w:r>
        <w:rPr>
          <w:rStyle w:val="NormalTok"/>
        </w:rPr>
        <w:t>))</w:t>
      </w:r>
      <w:r>
        <w:br/>
      </w:r>
      <w:r>
        <w:rPr>
          <w:rStyle w:val="NormalTok"/>
        </w:rPr>
        <w:t>text_a &lt;-</w:t>
      </w:r>
      <w:r>
        <w:rPr>
          <w:rStyle w:val="StringTok"/>
        </w:rPr>
        <w:t xml:space="preserve"> </w:t>
      </w:r>
      <w:r>
        <w:rPr>
          <w:rStyle w:val="KeywordTok"/>
        </w:rPr>
        <w:t>grep</w:t>
      </w:r>
      <w:r>
        <w:rPr>
          <w:rStyle w:val="NormalTok"/>
        </w:rPr>
        <w:t>(</w:t>
      </w:r>
      <w:r>
        <w:rPr>
          <w:rStyle w:val="StringTok"/>
        </w:rPr>
        <w:t>"TextAttributes"</w:t>
      </w:r>
      <w:r>
        <w:rPr>
          <w:rStyle w:val="NormalTok"/>
        </w:rPr>
        <w:t>, data_files[correct_corpus_files])</w:t>
      </w:r>
      <w:r>
        <w:br/>
      </w:r>
      <w:r>
        <w:rPr>
          <w:rStyle w:val="NormalTok"/>
        </w:rPr>
        <w:t>correct_text_a &lt;-</w:t>
      </w:r>
      <w:r>
        <w:rPr>
          <w:rStyle w:val="StringTok"/>
        </w:rPr>
        <w:t xml:space="preserve"> </w:t>
      </w:r>
      <w:r>
        <w:rPr>
          <w:rStyle w:val="KeywordTok"/>
        </w:rPr>
        <w:t>grep</w:t>
      </w:r>
      <w:r>
        <w:rPr>
          <w:rStyle w:val="NormalTok"/>
        </w:rPr>
        <w:t>(subcorpus_name, data_files[correct_corpus_files[text_a]])</w:t>
      </w:r>
      <w:r>
        <w:br/>
      </w:r>
      <w:r>
        <w:rPr>
          <w:rStyle w:val="NormalTok"/>
        </w:rPr>
        <w:t>text_attributes &lt;-</w:t>
      </w:r>
      <w:r>
        <w:rPr>
          <w:rStyle w:val="StringTok"/>
        </w:rPr>
        <w:t xml:space="preserve"> </w:t>
      </w:r>
      <w:r>
        <w:rPr>
          <w:rStyle w:val="KeywordTok"/>
        </w:rPr>
        <w:t>readRDS</w:t>
      </w:r>
      <w:r>
        <w:rPr>
          <w:rStyle w:val="NormalTok"/>
        </w:rPr>
        <w:t>(</w:t>
      </w:r>
      <w:r>
        <w:rPr>
          <w:rStyle w:val="DataTypeTok"/>
        </w:rPr>
        <w:t>file =</w:t>
      </w:r>
      <w:r>
        <w:rPr>
          <w:rStyle w:val="NormalTok"/>
        </w:rPr>
        <w:t xml:space="preserve"> </w:t>
      </w:r>
      <w:r>
        <w:rPr>
          <w:rStyle w:val="KeywordTok"/>
        </w:rPr>
        <w:t>paste</w:t>
      </w:r>
      <w:r>
        <w:rPr>
          <w:rStyle w:val="NormalTok"/>
        </w:rPr>
        <w:t xml:space="preserve">(in_dir, data_files[correct_corpus_files[text_a[correct_text_a]]], </w:t>
      </w:r>
      <w:r>
        <w:rPr>
          <w:rStyle w:val="DataTypeTok"/>
        </w:rPr>
        <w:t>sep =</w:t>
      </w:r>
      <w:r>
        <w:rPr>
          <w:rStyle w:val="NormalTok"/>
        </w:rPr>
        <w:t xml:space="preserve"> </w:t>
      </w:r>
      <w:r>
        <w:rPr>
          <w:rStyle w:val="StringTok"/>
        </w:rPr>
        <w:t>""</w:t>
      </w:r>
      <w:r>
        <w:rPr>
          <w:rStyle w:val="NormalTok"/>
        </w:rPr>
        <w:t>))</w:t>
      </w:r>
      <w:r>
        <w:br/>
      </w:r>
      <w:r>
        <w:rPr>
          <w:rStyle w:val="NormalTok"/>
        </w:rPr>
        <w:t>type_a &lt;-</w:t>
      </w:r>
      <w:r>
        <w:rPr>
          <w:rStyle w:val="StringTok"/>
        </w:rPr>
        <w:t xml:space="preserve"> </w:t>
      </w:r>
      <w:r>
        <w:rPr>
          <w:rStyle w:val="KeywordTok"/>
        </w:rPr>
        <w:t>grep</w:t>
      </w:r>
      <w:r>
        <w:rPr>
          <w:rStyle w:val="NormalTok"/>
        </w:rPr>
        <w:t>(</w:t>
      </w:r>
      <w:r>
        <w:rPr>
          <w:rStyle w:val="StringTok"/>
        </w:rPr>
        <w:t>"TypeAttributes"</w:t>
      </w:r>
      <w:r>
        <w:rPr>
          <w:rStyle w:val="NormalTok"/>
        </w:rPr>
        <w:t>, data_files[correct_corpus_files])</w:t>
      </w:r>
      <w:r>
        <w:br/>
      </w:r>
      <w:r>
        <w:rPr>
          <w:rStyle w:val="NormalTok"/>
        </w:rPr>
        <w:t>correct_type_a &lt;-</w:t>
      </w:r>
      <w:r>
        <w:rPr>
          <w:rStyle w:val="StringTok"/>
        </w:rPr>
        <w:t xml:space="preserve"> </w:t>
      </w:r>
      <w:r>
        <w:rPr>
          <w:rStyle w:val="KeywordTok"/>
        </w:rPr>
        <w:t>grep</w:t>
      </w:r>
      <w:r>
        <w:rPr>
          <w:rStyle w:val="NormalTok"/>
        </w:rPr>
        <w:t>(subcorpus_name, data_files[correct_corpus_files[type_a]])</w:t>
      </w:r>
      <w:r>
        <w:br/>
      </w:r>
      <w:r>
        <w:rPr>
          <w:rStyle w:val="NormalTok"/>
        </w:rPr>
        <w:t>type_attributes &lt;-</w:t>
      </w:r>
      <w:r>
        <w:rPr>
          <w:rStyle w:val="StringTok"/>
        </w:rPr>
        <w:t xml:space="preserve"> </w:t>
      </w:r>
      <w:r>
        <w:rPr>
          <w:rStyle w:val="KeywordTok"/>
        </w:rPr>
        <w:t>readRDS</w:t>
      </w:r>
      <w:r>
        <w:rPr>
          <w:rStyle w:val="NormalTok"/>
        </w:rPr>
        <w:t>(</w:t>
      </w:r>
      <w:r>
        <w:rPr>
          <w:rStyle w:val="DataTypeTok"/>
        </w:rPr>
        <w:t>file =</w:t>
      </w:r>
      <w:r>
        <w:rPr>
          <w:rStyle w:val="NormalTok"/>
        </w:rPr>
        <w:t xml:space="preserve"> </w:t>
      </w:r>
      <w:r>
        <w:rPr>
          <w:rStyle w:val="KeywordTok"/>
        </w:rPr>
        <w:t>paste</w:t>
      </w:r>
      <w:r>
        <w:rPr>
          <w:rStyle w:val="NormalTok"/>
        </w:rPr>
        <w:t xml:space="preserve">(in_dir, data_files[correct_corpus_files[type_a[correct_type_a]]], </w:t>
      </w:r>
      <w:r>
        <w:rPr>
          <w:rStyle w:val="DataTypeTok"/>
        </w:rPr>
        <w:t>sep =</w:t>
      </w:r>
      <w:r>
        <w:rPr>
          <w:rStyle w:val="NormalTok"/>
        </w:rPr>
        <w:t xml:space="preserve"> </w:t>
      </w:r>
      <w:r>
        <w:rPr>
          <w:rStyle w:val="StringTok"/>
        </w:rPr>
        <w:t>""</w:t>
      </w:r>
      <w:r>
        <w:rPr>
          <w:rStyle w:val="NormalTok"/>
        </w:rPr>
        <w:t>))</w:t>
      </w:r>
      <w:r>
        <w:br/>
      </w:r>
      <w:r>
        <w:rPr>
          <w:rStyle w:val="KeywordTok"/>
        </w:rPr>
        <w:t>source</w:t>
      </w:r>
      <w:r>
        <w:rPr>
          <w:rStyle w:val="NormalTok"/>
        </w:rPr>
        <w:t>(</w:t>
      </w:r>
      <w:r>
        <w:rPr>
          <w:rStyle w:val="StringTok"/>
        </w:rPr>
        <w:t>"script/6_GaLiLeOSetup2.R"</w:t>
      </w:r>
      <w:r>
        <w:rPr>
          <w:rStyle w:val="NormalTok"/>
        </w:rPr>
        <w:t>)</w:t>
      </w:r>
    </w:p>
    <w:p w14:paraId="36292E37" w14:textId="77777777" w:rsidR="00207065" w:rsidRDefault="00000000">
      <w:pPr>
        <w:pStyle w:val="FirstParagraph"/>
      </w:pPr>
      <w:r>
        <w:t>During the demonstration, users were able to interact with documents written by over 625 authors. As with the national edition overall, the letter writers skew male and the collection features Galileo more than other individual. 307 authors only contributed one item. The top contributors were:</w:t>
      </w:r>
    </w:p>
    <w:p w14:paraId="64DEC0C8" w14:textId="77777777" w:rsidR="00207065" w:rsidRDefault="00000000">
      <w:pPr>
        <w:numPr>
          <w:ilvl w:val="0"/>
          <w:numId w:val="2"/>
        </w:numPr>
      </w:pPr>
      <w:r>
        <w:t>Galileo Galilei (441)</w:t>
      </w:r>
    </w:p>
    <w:p w14:paraId="50969977" w14:textId="77777777" w:rsidR="00207065" w:rsidRDefault="00000000">
      <w:pPr>
        <w:numPr>
          <w:ilvl w:val="0"/>
          <w:numId w:val="2"/>
        </w:numPr>
      </w:pPr>
      <w:r>
        <w:t>Benedetto Castelli (251)</w:t>
      </w:r>
    </w:p>
    <w:p w14:paraId="3C8A37C8" w14:textId="77777777" w:rsidR="00207065" w:rsidRDefault="00000000">
      <w:pPr>
        <w:numPr>
          <w:ilvl w:val="0"/>
          <w:numId w:val="2"/>
        </w:numPr>
      </w:pPr>
      <w:r>
        <w:t>Fulgenzio Micanzio (153)</w:t>
      </w:r>
    </w:p>
    <w:p w14:paraId="1D8ACD6C" w14:textId="77777777" w:rsidR="00207065" w:rsidRDefault="00000000">
      <w:pPr>
        <w:numPr>
          <w:ilvl w:val="0"/>
          <w:numId w:val="2"/>
        </w:numPr>
      </w:pPr>
      <w:r>
        <w:t>Federico Cesi (150)</w:t>
      </w:r>
    </w:p>
    <w:p w14:paraId="70F772EF" w14:textId="77777777" w:rsidR="00207065" w:rsidRDefault="00000000">
      <w:pPr>
        <w:numPr>
          <w:ilvl w:val="0"/>
          <w:numId w:val="2"/>
        </w:numPr>
      </w:pPr>
      <w:r>
        <w:t>Buonaventura Cavalieri (134)</w:t>
      </w:r>
    </w:p>
    <w:p w14:paraId="60013EB2" w14:textId="77777777" w:rsidR="00207065" w:rsidRDefault="00000000">
      <w:pPr>
        <w:numPr>
          <w:ilvl w:val="0"/>
          <w:numId w:val="2"/>
        </w:numPr>
      </w:pPr>
      <w:r>
        <w:t>Suor Maria Celeste Galilei (124)</w:t>
      </w:r>
    </w:p>
    <w:p w14:paraId="2ACF26E1" w14:textId="77777777" w:rsidR="00207065" w:rsidRDefault="00000000">
      <w:pPr>
        <w:numPr>
          <w:ilvl w:val="0"/>
          <w:numId w:val="2"/>
        </w:numPr>
      </w:pPr>
      <w:r>
        <w:t>Giovanfrancesco Sagredo (102)</w:t>
      </w:r>
    </w:p>
    <w:p w14:paraId="68135503" w14:textId="77777777" w:rsidR="00207065" w:rsidRDefault="00000000">
      <w:pPr>
        <w:pStyle w:val="FirstParagraph"/>
      </w:pPr>
      <w:r>
        <w:t>Importantly, the subcorpus shows the prominence of Galileo's students and collaborators (Castelli, Cavalieri, and Sagredo), patron and partner (Cesi), and daughter (Maria Celeste). A planned feature will allow for continued subsetting by author of the material to facilitate the comparison of their linguistic choices to other writers. NB: anyone who explores the current notebook in more detail will immediately notice numeric discrepancies related to trimming the data to conform to file size limits in GitHub and mybinder. One can also see encoding issues related to accented vowels and special characters in the names of letter writers and recipients.</w:t>
      </w:r>
    </w:p>
    <w:p w14:paraId="48B134AC" w14:textId="77777777" w:rsidR="00207065" w:rsidRDefault="00000000">
      <w:pPr>
        <w:pStyle w:val="SourceCode"/>
      </w:pPr>
      <w:r>
        <w:rPr>
          <w:rStyle w:val="KeywordTok"/>
        </w:rPr>
        <w:t>authors</w:t>
      </w:r>
      <w:r>
        <w:rPr>
          <w:rStyle w:val="NormalTok"/>
        </w:rPr>
        <w:t xml:space="preserve">(corpus) </w:t>
      </w:r>
      <w:r>
        <w:rPr>
          <w:rStyle w:val="CommentTok"/>
        </w:rPr>
        <w:t># Long output</w:t>
      </w:r>
    </w:p>
    <w:p w14:paraId="513E897E" w14:textId="77777777" w:rsidR="00207065" w:rsidRDefault="00000000">
      <w:pPr>
        <w:pStyle w:val="SourceCode"/>
      </w:pPr>
      <w:r>
        <w:rPr>
          <w:rStyle w:val="VerbatimChar"/>
        </w:rPr>
        <w:t xml:space="preserve">                                          AuthorName NumberOfDocuments</w:t>
      </w:r>
      <w:r>
        <w:br/>
      </w:r>
      <w:r>
        <w:rPr>
          <w:rStyle w:val="VerbatimChar"/>
        </w:rPr>
        <w:t>1                                       Adami, Tobia                 1</w:t>
      </w:r>
      <w:r>
        <w:br/>
      </w:r>
      <w:r>
        <w:rPr>
          <w:rStyle w:val="VerbatimChar"/>
        </w:rPr>
        <w:t>2                                Adimari, Alessandro                 2</w:t>
      </w:r>
      <w:r>
        <w:br/>
      </w:r>
      <w:r>
        <w:rPr>
          <w:rStyle w:val="VerbatimChar"/>
        </w:rPr>
        <w:lastRenderedPageBreak/>
        <w:t>3                                  Aggiunti, Niccolò                20</w:t>
      </w:r>
      <w:r>
        <w:br/>
      </w:r>
      <w:r>
        <w:rPr>
          <w:rStyle w:val="VerbatimChar"/>
        </w:rPr>
        <w:t>4                             Agucchi, Gio. Battista                10</w:t>
      </w:r>
      <w:r>
        <w:br/>
      </w:r>
      <w:r>
        <w:rPr>
          <w:rStyle w:val="VerbatimChar"/>
        </w:rPr>
        <w:t>5                                  Aguilon, François                 1</w:t>
      </w:r>
      <w:r>
        <w:br/>
      </w:r>
      <w:r>
        <w:rPr>
          <w:rStyle w:val="VerbatimChar"/>
        </w:rPr>
        <w:t>6                                    Alamanni, Luigi                 1</w:t>
      </w:r>
      <w:r>
        <w:br/>
      </w:r>
      <w:r>
        <w:rPr>
          <w:rStyle w:val="VerbatimChar"/>
        </w:rPr>
        <w:t>7                                 Albergotti, Ulisse                 2</w:t>
      </w:r>
      <w:r>
        <w:br/>
      </w:r>
      <w:r>
        <w:rPr>
          <w:rStyle w:val="VerbatimChar"/>
        </w:rPr>
        <w:t>8      Alberto Cesare Galilei; Giacinto Cornacchioli                 1</w:t>
      </w:r>
      <w:r>
        <w:br/>
      </w:r>
      <w:r>
        <w:rPr>
          <w:rStyle w:val="VerbatimChar"/>
        </w:rPr>
        <w:t>9                        Aleotti, Giovanni Battista*                 1</w:t>
      </w:r>
      <w:r>
        <w:br/>
      </w:r>
      <w:r>
        <w:rPr>
          <w:rStyle w:val="VerbatimChar"/>
        </w:rPr>
        <w:t>10                               Allegri, Alessandro                 1</w:t>
      </w:r>
      <w:r>
        <w:br/>
      </w:r>
      <w:r>
        <w:rPr>
          <w:rStyle w:val="VerbatimChar"/>
        </w:rPr>
        <w:t>11                              Altemps, Gio. Angelo                 1</w:t>
      </w:r>
      <w:r>
        <w:br/>
      </w:r>
      <w:r>
        <w:rPr>
          <w:rStyle w:val="VerbatimChar"/>
        </w:rPr>
        <w:t>12                                 Altobelli, Ilario                 4</w:t>
      </w:r>
      <w:r>
        <w:br/>
      </w:r>
      <w:r>
        <w:rPr>
          <w:rStyle w:val="VerbatimChar"/>
        </w:rPr>
        <w:t>13                        Ammannati Galilei, Giuilia                 1</w:t>
      </w:r>
      <w:r>
        <w:br/>
      </w:r>
      <w:r>
        <w:rPr>
          <w:rStyle w:val="VerbatimChar"/>
        </w:rPr>
        <w:t>14                         Ammannati Galilei, Giulia                 3</w:t>
      </w:r>
      <w:r>
        <w:br/>
      </w:r>
      <w:r>
        <w:rPr>
          <w:rStyle w:val="VerbatimChar"/>
        </w:rPr>
        <w:t>15                                 Antonini, Alfonso                 2</w:t>
      </w:r>
      <w:r>
        <w:br/>
      </w:r>
      <w:r>
        <w:rPr>
          <w:rStyle w:val="VerbatimChar"/>
        </w:rPr>
        <w:t>16                                 Antonini, Alfonzo                 1</w:t>
      </w:r>
      <w:r>
        <w:br/>
      </w:r>
      <w:r>
        <w:rPr>
          <w:rStyle w:val="VerbatimChar"/>
        </w:rPr>
        <w:t>17                                Antonini, Daniello                 9</w:t>
      </w:r>
      <w:r>
        <w:br/>
      </w:r>
      <w:r>
        <w:rPr>
          <w:rStyle w:val="VerbatimChar"/>
        </w:rPr>
        <w:t>18                                    Aproino, Paolo                 6</w:t>
      </w:r>
      <w:r>
        <w:br/>
      </w:r>
      <w:r>
        <w:rPr>
          <w:rStyle w:val="VerbatimChar"/>
        </w:rPr>
        <w:t>19                                Arrighetti, Andrea                10</w:t>
      </w:r>
      <w:r>
        <w:br/>
      </w:r>
      <w:r>
        <w:rPr>
          <w:rStyle w:val="VerbatimChar"/>
        </w:rPr>
        <w:t>20                               Arrighetti, Niccolò                 3</w:t>
      </w:r>
      <w:r>
        <w:br/>
      </w:r>
      <w:r>
        <w:rPr>
          <w:rStyle w:val="VerbatimChar"/>
        </w:rPr>
        <w:t>21                                  Aversa, Raffaele                 1</w:t>
      </w:r>
      <w:r>
        <w:br/>
      </w:r>
      <w:r>
        <w:rPr>
          <w:rStyle w:val="VerbatimChar"/>
        </w:rPr>
        <w:t>22                                Baitelli, Lodovico                 2</w:t>
      </w:r>
      <w:r>
        <w:br/>
      </w:r>
      <w:r>
        <w:rPr>
          <w:rStyle w:val="VerbatimChar"/>
        </w:rPr>
        <w:t>23                               Baldelli, Francesco                 1</w:t>
      </w:r>
      <w:r>
        <w:br/>
      </w:r>
      <w:r>
        <w:rPr>
          <w:rStyle w:val="VerbatimChar"/>
        </w:rPr>
        <w:t>24                            Baliani, Gio. Battista                13</w:t>
      </w:r>
      <w:r>
        <w:br/>
      </w:r>
      <w:r>
        <w:rPr>
          <w:rStyle w:val="VerbatimChar"/>
        </w:rPr>
        <w:t>25                                  Bandini, Ottavio                 1</w:t>
      </w:r>
      <w:r>
        <w:br/>
      </w:r>
      <w:r>
        <w:rPr>
          <w:rStyle w:val="VerbatimChar"/>
        </w:rPr>
        <w:t>26                              Barberini, Francesco                 7</w:t>
      </w:r>
      <w:r>
        <w:br/>
      </w:r>
      <w:r>
        <w:rPr>
          <w:rStyle w:val="VerbatimChar"/>
        </w:rPr>
        <w:t>27                                 Barberini, Maffeo                 3</w:t>
      </w:r>
      <w:r>
        <w:br/>
      </w:r>
      <w:r>
        <w:rPr>
          <w:rStyle w:val="VerbatimChar"/>
        </w:rPr>
        <w:t>28                  Barbolani da Montauto, Asdrubale                 1</w:t>
      </w:r>
      <w:r>
        <w:br/>
      </w:r>
      <w:r>
        <w:rPr>
          <w:rStyle w:val="VerbatimChar"/>
        </w:rPr>
        <w:t>29                                 Bardi, Ferdinando                 2</w:t>
      </w:r>
      <w:r>
        <w:br/>
      </w:r>
      <w:r>
        <w:rPr>
          <w:rStyle w:val="VerbatimChar"/>
        </w:rPr>
        <w:t>30                                   Bardi, Giovanni                 3</w:t>
      </w:r>
      <w:r>
        <w:br/>
      </w:r>
      <w:r>
        <w:rPr>
          <w:rStyle w:val="VerbatimChar"/>
        </w:rPr>
        <w:t>31                                   Bardi, Girolamo                 6</w:t>
      </w:r>
      <w:r>
        <w:br/>
      </w:r>
      <w:r>
        <w:rPr>
          <w:rStyle w:val="VerbatimChar"/>
        </w:rPr>
        <w:t>32                                 Bartoli, Giovanni                 9</w:t>
      </w:r>
      <w:r>
        <w:br/>
      </w:r>
      <w:r>
        <w:rPr>
          <w:rStyle w:val="VerbatimChar"/>
        </w:rPr>
        <w:t>33                               Bartolini, Giovanni                 1</w:t>
      </w:r>
      <w:r>
        <w:br/>
      </w:r>
      <w:r>
        <w:rPr>
          <w:rStyle w:val="VerbatimChar"/>
        </w:rPr>
        <w:t>34                              Bartoluzzi, Giovanni                 1</w:t>
      </w:r>
      <w:r>
        <w:br/>
      </w:r>
      <w:r>
        <w:rPr>
          <w:rStyle w:val="VerbatimChar"/>
        </w:rPr>
        <w:t>35                               Bassone, Sebastiano                 1</w:t>
      </w:r>
      <w:r>
        <w:br/>
      </w:r>
      <w:r>
        <w:rPr>
          <w:rStyle w:val="VerbatimChar"/>
        </w:rPr>
        <w:t>36                                Bedini, Alessandro                 1</w:t>
      </w:r>
      <w:r>
        <w:br/>
      </w:r>
      <w:r>
        <w:rPr>
          <w:rStyle w:val="VerbatimChar"/>
        </w:rPr>
        <w:t>37                               Bellarmino, Roberto                 4</w:t>
      </w:r>
      <w:r>
        <w:br/>
      </w:r>
      <w:r>
        <w:rPr>
          <w:rStyle w:val="VerbatimChar"/>
        </w:rPr>
        <w:t>38                                 Belloni, Giovanni                 1</w:t>
      </w:r>
      <w:r>
        <w:br/>
      </w:r>
      <w:r>
        <w:rPr>
          <w:rStyle w:val="VerbatimChar"/>
        </w:rPr>
        <w:t>39                      Benedetti, Giovanni Battista                 2</w:t>
      </w:r>
      <w:r>
        <w:br/>
      </w:r>
      <w:r>
        <w:rPr>
          <w:rStyle w:val="VerbatimChar"/>
        </w:rPr>
        <w:t>40                               Benivieni, Girolamo                 1</w:t>
      </w:r>
      <w:r>
        <w:br/>
      </w:r>
      <w:r>
        <w:rPr>
          <w:rStyle w:val="VerbatimChar"/>
        </w:rPr>
        <w:t>41                               Bentivogli, Antioco                 2</w:t>
      </w:r>
      <w:r>
        <w:br/>
      </w:r>
      <w:r>
        <w:rPr>
          <w:rStyle w:val="VerbatimChar"/>
        </w:rPr>
        <w:t>42                               Bernegger, Matthias                23</w:t>
      </w:r>
      <w:r>
        <w:br/>
      </w:r>
      <w:r>
        <w:rPr>
          <w:rStyle w:val="VerbatimChar"/>
        </w:rPr>
        <w:t>43                                    Bettoli, Guido                 2</w:t>
      </w:r>
      <w:r>
        <w:br/>
      </w:r>
      <w:r>
        <w:rPr>
          <w:rStyle w:val="VerbatimChar"/>
        </w:rPr>
        <w:t>44                                 Betussi, Giuseppe                 1</w:t>
      </w:r>
      <w:r>
        <w:br/>
      </w:r>
      <w:r>
        <w:rPr>
          <w:rStyle w:val="VerbatimChar"/>
        </w:rPr>
        <w:t>45                                Biancani, Giuseppe                 2</w:t>
      </w:r>
      <w:r>
        <w:br/>
      </w:r>
      <w:r>
        <w:rPr>
          <w:rStyle w:val="VerbatimChar"/>
        </w:rPr>
        <w:t>46                                     Bini, Lorenzo                 1</w:t>
      </w:r>
      <w:r>
        <w:br/>
      </w:r>
      <w:r>
        <w:rPr>
          <w:rStyle w:val="VerbatimChar"/>
        </w:rPr>
        <w:t>47                            Bocchineri, Alessandro                 2</w:t>
      </w:r>
      <w:r>
        <w:br/>
      </w:r>
      <w:r>
        <w:rPr>
          <w:rStyle w:val="VerbatimChar"/>
        </w:rPr>
        <w:t>48                                 Bocchineri, Carlo                 2</w:t>
      </w:r>
      <w:r>
        <w:br/>
      </w:r>
      <w:r>
        <w:rPr>
          <w:rStyle w:val="VerbatimChar"/>
        </w:rPr>
        <w:t>49                                  Bocchineri, Geri                25</w:t>
      </w:r>
      <w:r>
        <w:br/>
      </w:r>
      <w:r>
        <w:rPr>
          <w:rStyle w:val="VerbatimChar"/>
        </w:rPr>
        <w:t>50                   Bocchineri, Geri and Alessandro                 1</w:t>
      </w:r>
      <w:r>
        <w:br/>
      </w:r>
      <w:r>
        <w:rPr>
          <w:rStyle w:val="VerbatimChar"/>
        </w:rPr>
        <w:t>51                             Boiardi, Paolo Emilio                 1</w:t>
      </w:r>
      <w:r>
        <w:br/>
      </w:r>
      <w:r>
        <w:rPr>
          <w:rStyle w:val="VerbatimChar"/>
        </w:rPr>
        <w:t>52                               Bolognetti, Giorgio                 1</w:t>
      </w:r>
      <w:r>
        <w:br/>
      </w:r>
      <w:r>
        <w:rPr>
          <w:rStyle w:val="VerbatimChar"/>
        </w:rPr>
        <w:lastRenderedPageBreak/>
        <w:t>53                                    Bombini, Paolo                 1</w:t>
      </w:r>
      <w:r>
        <w:br/>
      </w:r>
      <w:r>
        <w:rPr>
          <w:rStyle w:val="VerbatimChar"/>
        </w:rPr>
        <w:t>54                               Bonhomi, Sebastiano                 1</w:t>
      </w:r>
      <w:r>
        <w:br/>
      </w:r>
      <w:r>
        <w:rPr>
          <w:rStyle w:val="VerbatimChar"/>
        </w:rPr>
        <w:t>55                                   Bonsi, Domenico                 1</w:t>
      </w:r>
      <w:r>
        <w:br/>
      </w:r>
      <w:r>
        <w:rPr>
          <w:rStyle w:val="VerbatimChar"/>
        </w:rPr>
        <w:t>56                                Borghese, Scipione                 1</w:t>
      </w:r>
      <w:r>
        <w:br/>
      </w:r>
      <w:r>
        <w:rPr>
          <w:rStyle w:val="VerbatimChar"/>
        </w:rPr>
        <w:t>57                             Borghi, Pier Battista                13</w:t>
      </w:r>
      <w:r>
        <w:br/>
      </w:r>
      <w:r>
        <w:rPr>
          <w:rStyle w:val="VerbatimChar"/>
        </w:rPr>
        <w:t>58                                  Borrhaus, Martin                 1</w:t>
      </w:r>
      <w:r>
        <w:br/>
      </w:r>
      <w:r>
        <w:rPr>
          <w:rStyle w:val="VerbatimChar"/>
        </w:rPr>
        <w:t>59                                   Borro, Girolamo                 1</w:t>
      </w:r>
      <w:r>
        <w:br/>
      </w:r>
      <w:r>
        <w:rPr>
          <w:rStyle w:val="VerbatimChar"/>
        </w:rPr>
        <w:t>60                                Borsacchi, Camillo                 1</w:t>
      </w:r>
      <w:r>
        <w:br/>
      </w:r>
      <w:r>
        <w:rPr>
          <w:rStyle w:val="VerbatimChar"/>
        </w:rPr>
        <w:t>61                                     Botti, Matteo                 4</w:t>
      </w:r>
      <w:r>
        <w:br/>
      </w:r>
      <w:r>
        <w:rPr>
          <w:rStyle w:val="VerbatimChar"/>
        </w:rPr>
        <w:t>62                              Bottigella, Scipione                 1</w:t>
      </w:r>
      <w:r>
        <w:br/>
      </w:r>
      <w:r>
        <w:rPr>
          <w:rStyle w:val="VerbatimChar"/>
        </w:rPr>
        <w:t>63                            Bouchard, Gio. Giacomo                 3</w:t>
      </w:r>
      <w:r>
        <w:br/>
      </w:r>
      <w:r>
        <w:rPr>
          <w:rStyle w:val="VerbatimChar"/>
        </w:rPr>
        <w:t>64                                      Brahe, Tycho                 1</w:t>
      </w:r>
      <w:r>
        <w:br/>
      </w:r>
      <w:r>
        <w:rPr>
          <w:rStyle w:val="VerbatimChar"/>
        </w:rPr>
        <w:t>65                                 Brenzoni, Ottavio                 5</w:t>
      </w:r>
      <w:r>
        <w:br/>
      </w:r>
      <w:r>
        <w:rPr>
          <w:rStyle w:val="VerbatimChar"/>
        </w:rPr>
        <w:t>66                                  Bruano, Giovanni                 1</w:t>
      </w:r>
      <w:r>
        <w:br/>
      </w:r>
      <w:r>
        <w:rPr>
          <w:rStyle w:val="VerbatimChar"/>
        </w:rPr>
        <w:t>67                         Buonamici, Gio. Francesco                 4</w:t>
      </w:r>
      <w:r>
        <w:br/>
      </w:r>
      <w:r>
        <w:rPr>
          <w:rStyle w:val="VerbatimChar"/>
        </w:rPr>
        <w:t>68                          Buonarroti, Michelangelo                 3</w:t>
      </w:r>
      <w:r>
        <w:br/>
      </w:r>
      <w:r>
        <w:rPr>
          <w:rStyle w:val="VerbatimChar"/>
        </w:rPr>
        <w:t>69                                   Caccini, Matteo                 3</w:t>
      </w:r>
      <w:r>
        <w:br/>
      </w:r>
      <w:r>
        <w:rPr>
          <w:rStyle w:val="VerbatimChar"/>
        </w:rPr>
        <w:t>70                        Calamai, Giovanni Battista                 1</w:t>
      </w:r>
      <w:r>
        <w:br/>
      </w:r>
      <w:r>
        <w:rPr>
          <w:rStyle w:val="VerbatimChar"/>
        </w:rPr>
        <w:t>71                               Calestani, Girolamo                 1</w:t>
      </w:r>
      <w:r>
        <w:br/>
      </w:r>
      <w:r>
        <w:rPr>
          <w:rStyle w:val="VerbatimChar"/>
        </w:rPr>
        <w:t>72                               Campanella, Tommaso                10</w:t>
      </w:r>
      <w:r>
        <w:br/>
      </w:r>
      <w:r>
        <w:rPr>
          <w:rStyle w:val="VerbatimChar"/>
        </w:rPr>
        <w:t>73                                 Capra, Baldassare                 1</w:t>
      </w:r>
      <w:r>
        <w:br/>
      </w:r>
      <w:r>
        <w:rPr>
          <w:rStyle w:val="VerbatimChar"/>
        </w:rPr>
        <w:t>74                         Cardi da Cigoli, Lodovico                14</w:t>
      </w:r>
      <w:r>
        <w:br/>
      </w:r>
      <w:r>
        <w:rPr>
          <w:rStyle w:val="VerbatimChar"/>
        </w:rPr>
        <w:t>75                                Casati, Gio. Paolo                 1</w:t>
      </w:r>
      <w:r>
        <w:br/>
      </w:r>
      <w:r>
        <w:rPr>
          <w:rStyle w:val="VerbatimChar"/>
        </w:rPr>
        <w:t>76                               Castelli, Benedetto               155</w:t>
      </w:r>
      <w:r>
        <w:br/>
      </w:r>
      <w:r>
        <w:rPr>
          <w:rStyle w:val="VerbatimChar"/>
        </w:rPr>
        <w:t>77                                 Castelli, Onofrio                 1</w:t>
      </w:r>
      <w:r>
        <w:br/>
      </w:r>
      <w:r>
        <w:rPr>
          <w:rStyle w:val="VerbatimChar"/>
        </w:rPr>
        <w:t>78                               Castelli, Ottaviano                 1</w:t>
      </w:r>
      <w:r>
        <w:br/>
      </w:r>
      <w:r>
        <w:rPr>
          <w:rStyle w:val="VerbatimChar"/>
        </w:rPr>
        <w:t>79                                Cavalcanti, Orazio                 1</w:t>
      </w:r>
      <w:r>
        <w:br/>
      </w:r>
      <w:r>
        <w:rPr>
          <w:rStyle w:val="VerbatimChar"/>
        </w:rPr>
        <w:t>80                           Cavalcantini, Guglielmo                 1</w:t>
      </w:r>
      <w:r>
        <w:br/>
      </w:r>
      <w:r>
        <w:rPr>
          <w:rStyle w:val="VerbatimChar"/>
        </w:rPr>
        <w:t>81                            Cavalieri, Bonaventura                90</w:t>
      </w:r>
      <w:r>
        <w:br/>
      </w:r>
      <w:r>
        <w:rPr>
          <w:rStyle w:val="VerbatimChar"/>
        </w:rPr>
        <w:t>82                               Ceccarelli, Lorenzo                 5</w:t>
      </w:r>
      <w:r>
        <w:br/>
      </w:r>
      <w:r>
        <w:rPr>
          <w:rStyle w:val="VerbatimChar"/>
        </w:rPr>
        <w:t>83                                Cenati, Bernardino                 1</w:t>
      </w:r>
      <w:r>
        <w:br/>
      </w:r>
      <w:r>
        <w:rPr>
          <w:rStyle w:val="VerbatimChar"/>
        </w:rPr>
        <w:t>84                                Cesarini, Virginio                10</w:t>
      </w:r>
      <w:r>
        <w:br/>
      </w:r>
      <w:r>
        <w:rPr>
          <w:rStyle w:val="VerbatimChar"/>
        </w:rPr>
        <w:t>85                                    Cesi, Federico                85</w:t>
      </w:r>
      <w:r>
        <w:br/>
      </w:r>
      <w:r>
        <w:rPr>
          <w:rStyle w:val="VerbatimChar"/>
        </w:rPr>
        <w:t>86                             Chiaramonti, Scipione                 4</w:t>
      </w:r>
      <w:r>
        <w:br/>
      </w:r>
      <w:r>
        <w:rPr>
          <w:rStyle w:val="VerbatimChar"/>
        </w:rPr>
        <w:t>87                                Ciampoli, Giovanni                38</w:t>
      </w:r>
      <w:r>
        <w:br/>
      </w:r>
      <w:r>
        <w:rPr>
          <w:rStyle w:val="VerbatimChar"/>
        </w:rPr>
        <w:t>88                                 Cicognini, Iacopo                 1</w:t>
      </w:r>
      <w:r>
        <w:br/>
      </w:r>
      <w:r>
        <w:rPr>
          <w:rStyle w:val="VerbatimChar"/>
        </w:rPr>
        <w:t>89                                     Cini, Niccolò                 3</w:t>
      </w:r>
      <w:r>
        <w:br/>
      </w:r>
      <w:r>
        <w:rPr>
          <w:rStyle w:val="VerbatimChar"/>
        </w:rPr>
        <w:t>90                                     Cioli, Andrea                17</w:t>
      </w:r>
      <w:r>
        <w:br/>
      </w:r>
      <w:r>
        <w:rPr>
          <w:rStyle w:val="VerbatimChar"/>
        </w:rPr>
        <w:t>91                             Ciotti, Gio. Battista                 1</w:t>
      </w:r>
      <w:r>
        <w:br/>
      </w:r>
      <w:r>
        <w:rPr>
          <w:rStyle w:val="VerbatimChar"/>
        </w:rPr>
        <w:t>92                               Cittadini, Domenico                 1</w:t>
      </w:r>
      <w:r>
        <w:br/>
      </w:r>
      <w:r>
        <w:rPr>
          <w:rStyle w:val="VerbatimChar"/>
        </w:rPr>
        <w:t>93                            Cittadini, Paolo Maria                 1</w:t>
      </w:r>
      <w:r>
        <w:br/>
      </w:r>
      <w:r>
        <w:rPr>
          <w:rStyle w:val="VerbatimChar"/>
        </w:rPr>
        <w:t>94                              Clavius, Christopher                 2</w:t>
      </w:r>
      <w:r>
        <w:br/>
      </w:r>
      <w:r>
        <w:rPr>
          <w:rStyle w:val="VerbatimChar"/>
        </w:rPr>
        <w:t>95                                      Clemente VII                 1</w:t>
      </w:r>
      <w:r>
        <w:br/>
      </w:r>
      <w:r>
        <w:rPr>
          <w:rStyle w:val="VerbatimChar"/>
        </w:rPr>
        <w:t>96                              Coccapani, Ghismondo                 2</w:t>
      </w:r>
      <w:r>
        <w:br/>
      </w:r>
      <w:r>
        <w:rPr>
          <w:rStyle w:val="VerbatimChar"/>
        </w:rPr>
        <w:t>97                                    Colonna, Fabio                14</w:t>
      </w:r>
      <w:r>
        <w:br/>
      </w:r>
      <w:r>
        <w:rPr>
          <w:rStyle w:val="VerbatimChar"/>
        </w:rPr>
        <w:t>98                                 Contarini, Angelo                 1</w:t>
      </w:r>
      <w:r>
        <w:br/>
      </w:r>
      <w:r>
        <w:rPr>
          <w:rStyle w:val="VerbatimChar"/>
        </w:rPr>
        <w:t>99                              Contarini, Francesco                 2</w:t>
      </w:r>
      <w:r>
        <w:br/>
      </w:r>
      <w:r>
        <w:rPr>
          <w:rStyle w:val="VerbatimChar"/>
        </w:rPr>
        <w:t>100                               Contarini, Giacomo                 1</w:t>
      </w:r>
      <w:r>
        <w:br/>
      </w:r>
      <w:r>
        <w:rPr>
          <w:rStyle w:val="VerbatimChar"/>
        </w:rPr>
        <w:t>101                                  Conti, Bernardo                 1</w:t>
      </w:r>
      <w:r>
        <w:br/>
      </w:r>
      <w:r>
        <w:rPr>
          <w:rStyle w:val="VerbatimChar"/>
        </w:rPr>
        <w:t>102                                     Conti, Carlo                 2</w:t>
      </w:r>
      <w:r>
        <w:br/>
      </w:r>
      <w:r>
        <w:rPr>
          <w:rStyle w:val="VerbatimChar"/>
        </w:rPr>
        <w:lastRenderedPageBreak/>
        <w:t>103                                     Conti, Conte                 2</w:t>
      </w:r>
      <w:r>
        <w:br/>
      </w:r>
      <w:r>
        <w:rPr>
          <w:rStyle w:val="VerbatimChar"/>
        </w:rPr>
        <w:t>104                                 Conti, Francesco                 1</w:t>
      </w:r>
      <w:r>
        <w:br/>
      </w:r>
      <w:r>
        <w:rPr>
          <w:rStyle w:val="VerbatimChar"/>
        </w:rPr>
        <w:t>105                                 Cornarius, Ianus                 1</w:t>
      </w:r>
      <w:r>
        <w:br/>
      </w:r>
      <w:r>
        <w:rPr>
          <w:rStyle w:val="VerbatimChar"/>
        </w:rPr>
        <w:t>106                          Cornaro, Giacomo Alvise                 2</w:t>
      </w:r>
      <w:r>
        <w:br/>
      </w:r>
      <w:r>
        <w:rPr>
          <w:rStyle w:val="VerbatimChar"/>
        </w:rPr>
        <w:t>107                                Costa, Margherita                 2</w:t>
      </w:r>
      <w:r>
        <w:br/>
      </w:r>
      <w:r>
        <w:rPr>
          <w:rStyle w:val="VerbatimChar"/>
        </w:rPr>
        <w:t>108                               Costanzi, Giuseppe                 1</w:t>
      </w:r>
      <w:r>
        <w:br/>
      </w:r>
      <w:r>
        <w:rPr>
          <w:rStyle w:val="VerbatimChar"/>
        </w:rPr>
        <w:t>109                          Cozzolani, Gio. Giacomo                 1</w:t>
      </w:r>
      <w:r>
        <w:br/>
      </w:r>
      <w:r>
        <w:rPr>
          <w:rStyle w:val="VerbatimChar"/>
        </w:rPr>
        <w:t>110                                Cremonini, Cesare                 1</w:t>
      </w:r>
      <w:r>
        <w:br/>
      </w:r>
      <w:r>
        <w:rPr>
          <w:rStyle w:val="VerbatimChar"/>
        </w:rPr>
        <w:t>111                              Crivelli, Francesco                 1</w:t>
      </w:r>
      <w:r>
        <w:br/>
      </w:r>
      <w:r>
        <w:rPr>
          <w:rStyle w:val="VerbatimChar"/>
        </w:rPr>
        <w:t>112                            d'Acquaviva, Giuseppe                 1</w:t>
      </w:r>
      <w:r>
        <w:br/>
      </w:r>
      <w:r>
        <w:rPr>
          <w:rStyle w:val="VerbatimChar"/>
        </w:rPr>
        <w:t>113                               d'Austria, Leopold                 2</w:t>
      </w:r>
      <w:r>
        <w:br/>
      </w:r>
      <w:r>
        <w:rPr>
          <w:rStyle w:val="VerbatimChar"/>
        </w:rPr>
        <w:t>114                                     d'Elci, Orso                 6</w:t>
      </w:r>
      <w:r>
        <w:br/>
      </w:r>
      <w:r>
        <w:rPr>
          <w:rStyle w:val="VerbatimChar"/>
        </w:rPr>
        <w:t>115                               d'Este, Alessandro                 1</w:t>
      </w:r>
      <w:r>
        <w:br/>
      </w:r>
      <w:r>
        <w:rPr>
          <w:rStyle w:val="VerbatimChar"/>
        </w:rPr>
        <w:t>116                                  d'Oriolo, Lelio                 1</w:t>
      </w:r>
      <w:r>
        <w:br/>
      </w:r>
      <w:r>
        <w:rPr>
          <w:rStyle w:val="VerbatimChar"/>
        </w:rPr>
        <w:t>117                             da Sommaia, Girolamo                 1</w:t>
      </w:r>
      <w:r>
        <w:br/>
      </w:r>
      <w:r>
        <w:rPr>
          <w:rStyle w:val="VerbatimChar"/>
        </w:rPr>
        <w:t>118                              dal Pozzo, Cassiano                 2</w:t>
      </w:r>
      <w:r>
        <w:br/>
      </w:r>
      <w:r>
        <w:rPr>
          <w:rStyle w:val="VerbatimChar"/>
        </w:rPr>
        <w:t>119                               de Carcavy, Pietro                 4</w:t>
      </w:r>
      <w:r>
        <w:br/>
      </w:r>
      <w:r>
        <w:rPr>
          <w:rStyle w:val="VerbatimChar"/>
        </w:rPr>
        <w:t>120                                de Ville, Antonio                 2</w:t>
      </w:r>
      <w:r>
        <w:br/>
      </w:r>
      <w:r>
        <w:rPr>
          <w:rStyle w:val="VerbatimChar"/>
        </w:rPr>
        <w:t>121                              de' Medici, Antonio                 2</w:t>
      </w:r>
      <w:r>
        <w:br/>
      </w:r>
      <w:r>
        <w:rPr>
          <w:rStyle w:val="VerbatimChar"/>
        </w:rPr>
        <w:t>122                               de' Medici, Cosimo                 2</w:t>
      </w:r>
      <w:r>
        <w:br/>
      </w:r>
      <w:r>
        <w:rPr>
          <w:rStyle w:val="VerbatimChar"/>
        </w:rPr>
        <w:t>123                            de' Medici, Cosimo II                 5</w:t>
      </w:r>
      <w:r>
        <w:br/>
      </w:r>
      <w:r>
        <w:rPr>
          <w:rStyle w:val="VerbatimChar"/>
        </w:rPr>
        <w:t>124   de' Medici, Ferdinando II, Granduca di Toscana                 1</w:t>
      </w:r>
      <w:r>
        <w:br/>
      </w:r>
      <w:r>
        <w:rPr>
          <w:rStyle w:val="VerbatimChar"/>
        </w:rPr>
        <w:t>125                            de' Medici, Francesco                 2</w:t>
      </w:r>
      <w:r>
        <w:br/>
      </w:r>
      <w:r>
        <w:rPr>
          <w:rStyle w:val="VerbatimChar"/>
        </w:rPr>
        <w:t>126                             de' Medici, Giuliano                 7</w:t>
      </w:r>
      <w:r>
        <w:br/>
      </w:r>
      <w:r>
        <w:rPr>
          <w:rStyle w:val="VerbatimChar"/>
        </w:rPr>
        <w:t>127                             de' Medici, Leopoldo                 2</w:t>
      </w:r>
      <w:r>
        <w:br/>
      </w:r>
      <w:r>
        <w:rPr>
          <w:rStyle w:val="VerbatimChar"/>
        </w:rPr>
        <w:t>128                         de' Ricci, Pierfrancesco                 1</w:t>
      </w:r>
      <w:r>
        <w:br/>
      </w:r>
      <w:r>
        <w:rPr>
          <w:rStyle w:val="VerbatimChar"/>
        </w:rPr>
        <w:t>129                             de' Ronchitti, Cecco                 1</w:t>
      </w:r>
      <w:r>
        <w:br/>
      </w:r>
      <w:r>
        <w:rPr>
          <w:rStyle w:val="VerbatimChar"/>
        </w:rPr>
        <w:t>130                              de' Rossi, Bastiano                 2</w:t>
      </w:r>
      <w:r>
        <w:br/>
      </w:r>
      <w:r>
        <w:rPr>
          <w:rStyle w:val="VerbatimChar"/>
        </w:rPr>
        <w:t>131                                        Dee, John                 1</w:t>
      </w:r>
      <w:r>
        <w:br/>
      </w:r>
      <w:r>
        <w:rPr>
          <w:rStyle w:val="VerbatimChar"/>
        </w:rPr>
        <w:t>132                              Degli Albizzi, Luca                 1</w:t>
      </w:r>
      <w:r>
        <w:br/>
      </w:r>
      <w:r>
        <w:rPr>
          <w:rStyle w:val="VerbatimChar"/>
        </w:rPr>
        <w:t>133                                  del Borgo, Esaù                 6</w:t>
      </w:r>
      <w:r>
        <w:br/>
      </w:r>
      <w:r>
        <w:rPr>
          <w:rStyle w:val="VerbatimChar"/>
        </w:rPr>
        <w:t>134                       del Monte, Francesco Maria                 9</w:t>
      </w:r>
      <w:r>
        <w:br/>
      </w:r>
      <w:r>
        <w:rPr>
          <w:rStyle w:val="VerbatimChar"/>
        </w:rPr>
        <w:t>135                            Del Monte, Guidobaldo                 4</w:t>
      </w:r>
      <w:r>
        <w:br/>
      </w:r>
      <w:r>
        <w:rPr>
          <w:rStyle w:val="VerbatimChar"/>
        </w:rPr>
        <w:t>136                                del Monte, Orazio                 1</w:t>
      </w:r>
      <w:r>
        <w:br/>
      </w:r>
      <w:r>
        <w:rPr>
          <w:rStyle w:val="VerbatimChar"/>
        </w:rPr>
        <w:t>137                              del Ricco, Giovanni                 1</w:t>
      </w:r>
      <w:r>
        <w:br/>
      </w:r>
      <w:r>
        <w:rPr>
          <w:rStyle w:val="VerbatimChar"/>
        </w:rPr>
        <w:t>138                       della Porta, Gio. Battista                 3</w:t>
      </w:r>
      <w:r>
        <w:br/>
      </w:r>
      <w:r>
        <w:rPr>
          <w:rStyle w:val="VerbatimChar"/>
        </w:rPr>
        <w:t>139                          delle Colombe, Lodovico                 6</w:t>
      </w:r>
      <w:r>
        <w:br/>
      </w:r>
      <w:r>
        <w:rPr>
          <w:rStyle w:val="VerbatimChar"/>
        </w:rPr>
        <w:t>140                              Demisiani, Giovanni                 1</w:t>
      </w:r>
      <w:r>
        <w:br/>
      </w:r>
      <w:r>
        <w:rPr>
          <w:rStyle w:val="VerbatimChar"/>
        </w:rPr>
        <w:t>141                                di Castro, Pietro                 1</w:t>
      </w:r>
      <w:r>
        <w:br/>
      </w:r>
      <w:r>
        <w:rPr>
          <w:rStyle w:val="VerbatimChar"/>
        </w:rPr>
        <w:t>142                           di Cologna, Sigismondo                 1</w:t>
      </w:r>
      <w:r>
        <w:br/>
      </w:r>
      <w:r>
        <w:rPr>
          <w:rStyle w:val="VerbatimChar"/>
        </w:rPr>
        <w:t>143                              di Grazia, Vincenzo                 2</w:t>
      </w:r>
      <w:r>
        <w:br/>
      </w:r>
      <w:r>
        <w:rPr>
          <w:rStyle w:val="VerbatimChar"/>
        </w:rPr>
        <w:t>144                             di Guevara, Giovanni                 1</w:t>
      </w:r>
      <w:r>
        <w:br/>
      </w:r>
      <w:r>
        <w:rPr>
          <w:rStyle w:val="VerbatimChar"/>
        </w:rPr>
        <w:t>145                            di Joyeuse, Francesco                 2</w:t>
      </w:r>
      <w:r>
        <w:br/>
      </w:r>
      <w:r>
        <w:rPr>
          <w:rStyle w:val="VerbatimChar"/>
        </w:rPr>
        <w:t>146                           di Noailles, Francesco                 1</w:t>
      </w:r>
      <w:r>
        <w:br/>
      </w:r>
      <w:r>
        <w:rPr>
          <w:rStyle w:val="VerbatimChar"/>
        </w:rPr>
        <w:t>147                                  Diedo, Girolamo                 1</w:t>
      </w:r>
      <w:r>
        <w:br/>
      </w:r>
      <w:r>
        <w:rPr>
          <w:rStyle w:val="VerbatimChar"/>
        </w:rPr>
        <w:t>148                                      Dini, Piero                 4</w:t>
      </w:r>
      <w:r>
        <w:br/>
      </w:r>
      <w:r>
        <w:rPr>
          <w:rStyle w:val="VerbatimChar"/>
        </w:rPr>
        <w:t>149                                    Diodati, Elia                22</w:t>
      </w:r>
      <w:r>
        <w:br/>
      </w:r>
      <w:r>
        <w:rPr>
          <w:rStyle w:val="VerbatimChar"/>
        </w:rPr>
        <w:t>150                               Dionigi, Francesco                 1</w:t>
      </w:r>
      <w:r>
        <w:br/>
      </w:r>
      <w:r>
        <w:rPr>
          <w:rStyle w:val="VerbatimChar"/>
        </w:rPr>
        <w:t>151                                  Dolce, Lodovico                 2</w:t>
      </w:r>
      <w:r>
        <w:br/>
      </w:r>
      <w:r>
        <w:rPr>
          <w:rStyle w:val="VerbatimChar"/>
        </w:rPr>
        <w:t>152                                    Donati, Paolo                 1</w:t>
      </w:r>
      <w:r>
        <w:br/>
      </w:r>
      <w:r>
        <w:rPr>
          <w:rStyle w:val="VerbatimChar"/>
        </w:rPr>
        <w:lastRenderedPageBreak/>
        <w:t>153                              Doni, Gio. Battista                 3</w:t>
      </w:r>
      <w:r>
        <w:br/>
      </w:r>
      <w:r>
        <w:rPr>
          <w:rStyle w:val="VerbatimChar"/>
        </w:rPr>
        <w:t>154                                 Duodo, Francesco                 9</w:t>
      </w:r>
      <w:r>
        <w:br/>
      </w:r>
      <w:r>
        <w:rPr>
          <w:rStyle w:val="VerbatimChar"/>
        </w:rPr>
        <w:t>155                                    Duodo, Pietro                 2</w:t>
      </w:r>
      <w:r>
        <w:br/>
      </w:r>
      <w:r>
        <w:rPr>
          <w:rStyle w:val="VerbatimChar"/>
        </w:rPr>
        <w:t>156                               Elzevier, Lodovico                 4</w:t>
      </w:r>
      <w:r>
        <w:br/>
      </w:r>
      <w:r>
        <w:rPr>
          <w:rStyle w:val="VerbatimChar"/>
        </w:rPr>
        <w:t>157                              Engelcke, Beniamino                 1</w:t>
      </w:r>
      <w:r>
        <w:br/>
      </w:r>
      <w:r>
        <w:rPr>
          <w:rStyle w:val="VerbatimChar"/>
        </w:rPr>
        <w:t>158                     Ernesto, Elettore di Colonia                 1</w:t>
      </w:r>
      <w:r>
        <w:br/>
      </w:r>
      <w:r>
        <w:rPr>
          <w:rStyle w:val="VerbatimChar"/>
        </w:rPr>
        <w:t>159                                    Faber, Johann                12</w:t>
      </w:r>
      <w:r>
        <w:br/>
      </w:r>
      <w:r>
        <w:rPr>
          <w:rStyle w:val="VerbatimChar"/>
        </w:rPr>
        <w:t>160                        Fabri di Peiresc, Niccolò                 7</w:t>
      </w:r>
      <w:r>
        <w:br/>
      </w:r>
      <w:r>
        <w:rPr>
          <w:rStyle w:val="VerbatimChar"/>
        </w:rPr>
        <w:t>161                            Failla, Pietro Iacopo                 1</w:t>
      </w:r>
      <w:r>
        <w:br/>
      </w:r>
      <w:r>
        <w:rPr>
          <w:rStyle w:val="VerbatimChar"/>
        </w:rPr>
        <w:t>162                            Fancelli, Chiarissimo                 1</w:t>
      </w:r>
      <w:r>
        <w:br/>
      </w:r>
      <w:r>
        <w:rPr>
          <w:rStyle w:val="VerbatimChar"/>
        </w:rPr>
        <w:t>163                                 Farnese, Odoardo                 4</w:t>
      </w:r>
      <w:r>
        <w:br/>
      </w:r>
      <w:r>
        <w:rPr>
          <w:rStyle w:val="VerbatimChar"/>
        </w:rPr>
        <w:t>164                                Ferrari, Cristoph                 1</w:t>
      </w:r>
      <w:r>
        <w:br/>
      </w:r>
      <w:r>
        <w:rPr>
          <w:rStyle w:val="VerbatimChar"/>
        </w:rPr>
        <w:t>165                              Figliucci, Flaminio                 1</w:t>
      </w:r>
      <w:r>
        <w:br/>
      </w:r>
      <w:r>
        <w:rPr>
          <w:rStyle w:val="VerbatimChar"/>
        </w:rPr>
        <w:t>166                         Filippo IV, Re di Spagna                 1</w:t>
      </w:r>
      <w:r>
        <w:br/>
      </w:r>
      <w:r>
        <w:rPr>
          <w:rStyle w:val="VerbatimChar"/>
        </w:rPr>
        <w:t>167                             Fioravanti, Leonardo                 2</w:t>
      </w:r>
      <w:r>
        <w:br/>
      </w:r>
      <w:r>
        <w:rPr>
          <w:rStyle w:val="VerbatimChar"/>
        </w:rPr>
        <w:t>168                      Fiorentini, Francesco Maria                 1</w:t>
      </w:r>
      <w:r>
        <w:br/>
      </w:r>
      <w:r>
        <w:rPr>
          <w:rStyle w:val="VerbatimChar"/>
        </w:rPr>
        <w:t>169                                Fontana, Domenico                 1</w:t>
      </w:r>
      <w:r>
        <w:br/>
      </w:r>
      <w:r>
        <w:rPr>
          <w:rStyle w:val="VerbatimChar"/>
        </w:rPr>
        <w:t>170                           Fontanella, Alessandro                 1</w:t>
      </w:r>
      <w:r>
        <w:br/>
      </w:r>
      <w:r>
        <w:rPr>
          <w:rStyle w:val="VerbatimChar"/>
        </w:rPr>
        <w:t>171                         Foscarini, Paolo Antonio                 2</w:t>
      </w:r>
      <w:r>
        <w:br/>
      </w:r>
      <w:r>
        <w:rPr>
          <w:rStyle w:val="VerbatimChar"/>
        </w:rPr>
        <w:t>172                                Frambotto, Pauolo                 1</w:t>
      </w:r>
      <w:r>
        <w:br/>
      </w:r>
      <w:r>
        <w:rPr>
          <w:rStyle w:val="VerbatimChar"/>
        </w:rPr>
        <w:t>173                Francesco Stelluti; Federico Cesi                 1</w:t>
      </w:r>
      <w:r>
        <w:br/>
      </w:r>
      <w:r>
        <w:rPr>
          <w:rStyle w:val="VerbatimChar"/>
        </w:rPr>
        <w:t>174                             Franciosini, Lorenzo                 1</w:t>
      </w:r>
      <w:r>
        <w:br/>
      </w:r>
      <w:r>
        <w:rPr>
          <w:rStyle w:val="VerbatimChar"/>
        </w:rPr>
        <w:t>175                                  Gaio, Benardino                 2</w:t>
      </w:r>
      <w:r>
        <w:br/>
      </w:r>
      <w:r>
        <w:rPr>
          <w:rStyle w:val="VerbatimChar"/>
        </w:rPr>
        <w:t>176                          Galilei, Alberto Cesare                 4</w:t>
      </w:r>
      <w:r>
        <w:br/>
      </w:r>
      <w:r>
        <w:rPr>
          <w:rStyle w:val="VerbatimChar"/>
        </w:rPr>
        <w:t>177                               Galilei, Benedetto                 1</w:t>
      </w:r>
      <w:r>
        <w:br/>
      </w:r>
      <w:r>
        <w:rPr>
          <w:rStyle w:val="VerbatimChar"/>
        </w:rPr>
        <w:t>178                                 Galilei, Galileo               310</w:t>
      </w:r>
      <w:r>
        <w:br/>
      </w:r>
      <w:r>
        <w:rPr>
          <w:rStyle w:val="VerbatimChar"/>
        </w:rPr>
        <w:t>179                                   Galilei, Livia                 1</w:t>
      </w:r>
      <w:r>
        <w:br/>
      </w:r>
      <w:r>
        <w:rPr>
          <w:rStyle w:val="VerbatimChar"/>
        </w:rPr>
        <w:t>180                           Galilei, Maria Celeste                64</w:t>
      </w:r>
      <w:r>
        <w:br/>
      </w:r>
      <w:r>
        <w:rPr>
          <w:rStyle w:val="VerbatimChar"/>
        </w:rPr>
        <w:t>181                            Galilei, Michelangelo                12</w:t>
      </w:r>
      <w:r>
        <w:br/>
      </w:r>
      <w:r>
        <w:rPr>
          <w:rStyle w:val="VerbatimChar"/>
        </w:rPr>
        <w:t>182                                 Galilei, Roberto                22</w:t>
      </w:r>
      <w:r>
        <w:br/>
      </w:r>
      <w:r>
        <w:rPr>
          <w:rStyle w:val="VerbatimChar"/>
        </w:rPr>
        <w:t>183                               Galilei, Vincenzio                 3</w:t>
      </w:r>
      <w:r>
        <w:br/>
      </w:r>
      <w:r>
        <w:rPr>
          <w:rStyle w:val="VerbatimChar"/>
        </w:rPr>
        <w:t>184                                Galilei, Vincenzo                 4</w:t>
      </w:r>
      <w:r>
        <w:br/>
      </w:r>
      <w:r>
        <w:rPr>
          <w:rStyle w:val="VerbatimChar"/>
        </w:rPr>
        <w:t>185                           Gallanzoni, Gallanzone                 1</w:t>
      </w:r>
      <w:r>
        <w:br/>
      </w:r>
      <w:r>
        <w:rPr>
          <w:rStyle w:val="VerbatimChar"/>
        </w:rPr>
        <w:t>186                                 Gassendi, Pietro                 8</w:t>
      </w:r>
      <w:r>
        <w:br/>
      </w:r>
      <w:r>
        <w:rPr>
          <w:rStyle w:val="VerbatimChar"/>
        </w:rPr>
        <w:t>187                                   Gerini, Giulio                 1</w:t>
      </w:r>
      <w:r>
        <w:br/>
      </w:r>
      <w:r>
        <w:rPr>
          <w:rStyle w:val="VerbatimChar"/>
        </w:rPr>
        <w:t>188                                 Germini, Camillo                 1</w:t>
      </w:r>
      <w:r>
        <w:br/>
      </w:r>
      <w:r>
        <w:rPr>
          <w:rStyle w:val="VerbatimChar"/>
        </w:rPr>
        <w:t>189                               Gessi, Belinghiero                 1</w:t>
      </w:r>
      <w:r>
        <w:br/>
      </w:r>
      <w:r>
        <w:rPr>
          <w:rStyle w:val="VerbatimChar"/>
        </w:rPr>
        <w:t>190                                 Ghetaldi, Marino                 1</w:t>
      </w:r>
      <w:r>
        <w:br/>
      </w:r>
      <w:r>
        <w:rPr>
          <w:rStyle w:val="VerbatimChar"/>
        </w:rPr>
        <w:t>191                                Giannini, Tommaso                 1</w:t>
      </w:r>
      <w:r>
        <w:br/>
      </w:r>
      <w:r>
        <w:rPr>
          <w:rStyle w:val="VerbatimChar"/>
        </w:rPr>
        <w:t>192                                   Giggi, Antonio                 1</w:t>
      </w:r>
      <w:r>
        <w:br/>
      </w:r>
      <w:r>
        <w:rPr>
          <w:rStyle w:val="VerbatimChar"/>
        </w:rPr>
        <w:t>193                   Giraldi Cinzio, Giovanbattista                 2</w:t>
      </w:r>
      <w:r>
        <w:br/>
      </w:r>
      <w:r>
        <w:rPr>
          <w:rStyle w:val="VerbatimChar"/>
        </w:rPr>
        <w:t>194                                 Giraldi, Roberto                 1</w:t>
      </w:r>
      <w:r>
        <w:br/>
      </w:r>
      <w:r>
        <w:rPr>
          <w:rStyle w:val="VerbatimChar"/>
        </w:rPr>
        <w:t>195                                 Giugni, Vincenzo                 5</w:t>
      </w:r>
      <w:r>
        <w:br/>
      </w:r>
      <w:r>
        <w:rPr>
          <w:rStyle w:val="VerbatimChar"/>
        </w:rPr>
        <w:t>196                                   Giunti, Cosimo                 1</w:t>
      </w:r>
      <w:r>
        <w:br/>
      </w:r>
      <w:r>
        <w:rPr>
          <w:rStyle w:val="VerbatimChar"/>
        </w:rPr>
        <w:t>197                                 Glissenti, Fabio                 1</w:t>
      </w:r>
      <w:r>
        <w:br/>
      </w:r>
      <w:r>
        <w:rPr>
          <w:rStyle w:val="VerbatimChar"/>
        </w:rPr>
        <w:t>198                           Gloriosi, Gio. Camillo                 3</w:t>
      </w:r>
      <w:r>
        <w:br/>
      </w:r>
      <w:r>
        <w:rPr>
          <w:rStyle w:val="VerbatimChar"/>
        </w:rPr>
        <w:t>199                             Gondi, Gio. Battista                 6</w:t>
      </w:r>
      <w:r>
        <w:br/>
      </w:r>
      <w:r>
        <w:rPr>
          <w:rStyle w:val="VerbatimChar"/>
        </w:rPr>
        <w:t>200                              Gonzaga, Ferdinando                 1</w:t>
      </w:r>
      <w:r>
        <w:br/>
      </w:r>
      <w:r>
        <w:rPr>
          <w:rStyle w:val="VerbatimChar"/>
        </w:rPr>
        <w:t>201                                   Grassi, Orazio                 1</w:t>
      </w:r>
      <w:r>
        <w:br/>
      </w:r>
      <w:r>
        <w:rPr>
          <w:rStyle w:val="VerbatimChar"/>
        </w:rPr>
        <w:t>202                               Gregory XIII, Pope                 1</w:t>
      </w:r>
      <w:r>
        <w:br/>
      </w:r>
      <w:r>
        <w:rPr>
          <w:rStyle w:val="VerbatimChar"/>
        </w:rPr>
        <w:lastRenderedPageBreak/>
        <w:t>203                           Grienberger, Christoph                 1</w:t>
      </w:r>
      <w:r>
        <w:br/>
      </w:r>
      <w:r>
        <w:rPr>
          <w:rStyle w:val="VerbatimChar"/>
        </w:rPr>
        <w:t>204                                  Grini, Domenico                 1</w:t>
      </w:r>
      <w:r>
        <w:br/>
      </w:r>
      <w:r>
        <w:rPr>
          <w:rStyle w:val="VerbatimChar"/>
        </w:rPr>
        <w:t>205                                     Groto, Luigi                 4</w:t>
      </w:r>
      <w:r>
        <w:br/>
      </w:r>
      <w:r>
        <w:rPr>
          <w:rStyle w:val="VerbatimChar"/>
        </w:rPr>
        <w:t>206                                      Grozio, Ugo                 1</w:t>
      </w:r>
      <w:r>
        <w:br/>
      </w:r>
      <w:r>
        <w:rPr>
          <w:rStyle w:val="VerbatimChar"/>
        </w:rPr>
        <w:t>207                      Guadagni Salviati, Ortensia                 1</w:t>
      </w:r>
      <w:r>
        <w:br/>
      </w:r>
      <w:r>
        <w:rPr>
          <w:rStyle w:val="VerbatimChar"/>
        </w:rPr>
        <w:t>208                                    Gualdo, Paolo                15</w:t>
      </w:r>
      <w:r>
        <w:br/>
      </w:r>
      <w:r>
        <w:rPr>
          <w:rStyle w:val="VerbatimChar"/>
        </w:rPr>
        <w:t>209                           Gualterotti, Raffaello                 8</w:t>
      </w:r>
      <w:r>
        <w:br/>
      </w:r>
      <w:r>
        <w:rPr>
          <w:rStyle w:val="VerbatimChar"/>
        </w:rPr>
        <w:t>210                              Guerrini, Benedetto                 2</w:t>
      </w:r>
      <w:r>
        <w:br/>
      </w:r>
      <w:r>
        <w:rPr>
          <w:rStyle w:val="VerbatimChar"/>
        </w:rPr>
        <w:t>211                                Guevara, Giovanni                 1</w:t>
      </w:r>
      <w:r>
        <w:br/>
      </w:r>
      <w:r>
        <w:rPr>
          <w:rStyle w:val="VerbatimChar"/>
        </w:rPr>
        <w:t>212                              Guicciardini, Piero                 3</w:t>
      </w:r>
      <w:r>
        <w:br/>
      </w:r>
      <w:r>
        <w:rPr>
          <w:rStyle w:val="VerbatimChar"/>
        </w:rPr>
        <w:t>213                                  Guiducci, Mario                35</w:t>
      </w:r>
      <w:r>
        <w:br/>
      </w:r>
      <w:r>
        <w:rPr>
          <w:rStyle w:val="VerbatimChar"/>
        </w:rPr>
        <w:t>214                         Guzzaroni, Gio. Battista                 1</w:t>
      </w:r>
      <w:r>
        <w:br/>
      </w:r>
      <w:r>
        <w:rPr>
          <w:rStyle w:val="VerbatimChar"/>
        </w:rPr>
        <w:t>215                                  Hasdale, Martin                 9</w:t>
      </w:r>
      <w:r>
        <w:br/>
      </w:r>
      <w:r>
        <w:rPr>
          <w:rStyle w:val="VerbatimChar"/>
        </w:rPr>
        <w:t>216                                     Holste, Luca                 1</w:t>
      </w:r>
      <w:r>
        <w:br/>
      </w:r>
      <w:r>
        <w:rPr>
          <w:rStyle w:val="VerbatimChar"/>
        </w:rPr>
        <w:t>217                 I Matematici del Collegio Romano                 1</w:t>
      </w:r>
      <w:r>
        <w:br/>
      </w:r>
      <w:r>
        <w:rPr>
          <w:rStyle w:val="VerbatimChar"/>
        </w:rPr>
        <w:t>218                            Imperiali, Bartolomeo                 9</w:t>
      </w:r>
      <w:r>
        <w:br/>
      </w:r>
      <w:r>
        <w:rPr>
          <w:rStyle w:val="VerbatimChar"/>
        </w:rPr>
        <w:t>219                               Incontri, Lodovico                 2</w:t>
      </w:r>
      <w:r>
        <w:br/>
      </w:r>
      <w:r>
        <w:rPr>
          <w:rStyle w:val="VerbatimChar"/>
        </w:rPr>
        <w:t>220                                Jauffred, Giacomo                 2</w:t>
      </w:r>
      <w:r>
        <w:br/>
      </w:r>
      <w:r>
        <w:rPr>
          <w:rStyle w:val="VerbatimChar"/>
        </w:rPr>
        <w:t>221                                 Kepler, Johannes                 6</w:t>
      </w:r>
      <w:r>
        <w:br/>
      </w:r>
      <w:r>
        <w:rPr>
          <w:rStyle w:val="VerbatimChar"/>
        </w:rPr>
        <w:t>222                                 Kepler, Lodovico                 1</w:t>
      </w:r>
      <w:r>
        <w:br/>
      </w:r>
      <w:r>
        <w:rPr>
          <w:rStyle w:val="VerbatimChar"/>
        </w:rPr>
        <w:t>223                                    Labia, Andrea                 1</w:t>
      </w:r>
      <w:r>
        <w:br/>
      </w:r>
      <w:r>
        <w:rPr>
          <w:rStyle w:val="VerbatimChar"/>
        </w:rPr>
        <w:t>224                           Lagalla, Giulio Cesare                 4</w:t>
      </w:r>
      <w:r>
        <w:br/>
      </w:r>
      <w:r>
        <w:rPr>
          <w:rStyle w:val="VerbatimChar"/>
        </w:rPr>
        <w:t>225                                  Landi, Federico                 1</w:t>
      </w:r>
      <w:r>
        <w:br/>
      </w:r>
      <w:r>
        <w:rPr>
          <w:rStyle w:val="VerbatimChar"/>
        </w:rPr>
        <w:t>226                                   Landi, Lorenzo                 2</w:t>
      </w:r>
      <w:r>
        <w:br/>
      </w:r>
      <w:r>
        <w:rPr>
          <w:rStyle w:val="VerbatimChar"/>
        </w:rPr>
        <w:t>227                           Landini, Gio. Battista                 2</w:t>
      </w:r>
      <w:r>
        <w:br/>
      </w:r>
      <w:r>
        <w:rPr>
          <w:rStyle w:val="VerbatimChar"/>
        </w:rPr>
        <w:t>228                               Landini, Silvestro                 1</w:t>
      </w:r>
      <w:r>
        <w:br/>
      </w:r>
      <w:r>
        <w:rPr>
          <w:rStyle w:val="VerbatimChar"/>
        </w:rPr>
        <w:t>229                               Landucci, Virginia                 1</w:t>
      </w:r>
      <w:r>
        <w:br/>
      </w:r>
      <w:r>
        <w:rPr>
          <w:rStyle w:val="VerbatimChar"/>
        </w:rPr>
        <w:t>230                                 Liceti, Fortunio                21</w:t>
      </w:r>
      <w:r>
        <w:br/>
      </w:r>
      <w:r>
        <w:rPr>
          <w:rStyle w:val="VerbatimChar"/>
        </w:rPr>
        <w:t>231                        Lingelsheim, Gio. Michele                 2</w:t>
      </w:r>
      <w:r>
        <w:br/>
      </w:r>
      <w:r>
        <w:rPr>
          <w:rStyle w:val="VerbatimChar"/>
        </w:rPr>
        <w:t>232                                   Lodi, Giacinto                 1</w:t>
      </w:r>
      <w:r>
        <w:br/>
      </w:r>
      <w:r>
        <w:rPr>
          <w:rStyle w:val="VerbatimChar"/>
        </w:rPr>
        <w:t>233                               Lodovici, Lodovico                 1</w:t>
      </w:r>
      <w:r>
        <w:br/>
      </w:r>
      <w:r>
        <w:rPr>
          <w:rStyle w:val="VerbatimChar"/>
        </w:rPr>
        <w:t>234                               Lorenzini, Antonio                 1</w:t>
      </w:r>
      <w:r>
        <w:br/>
      </w:r>
      <w:r>
        <w:rPr>
          <w:rStyle w:val="VerbatimChar"/>
        </w:rPr>
        <w:t>235                                   Lorii, Antonio                 1</w:t>
      </w:r>
      <w:r>
        <w:br/>
      </w:r>
      <w:r>
        <w:rPr>
          <w:rStyle w:val="VerbatimChar"/>
        </w:rPr>
        <w:t>236                                  Lorini, Niccolò                 1</w:t>
      </w:r>
      <w:r>
        <w:br/>
      </w:r>
      <w:r>
        <w:rPr>
          <w:rStyle w:val="VerbatimChar"/>
        </w:rPr>
        <w:t>237                               Maculano, Vincenzo                 1</w:t>
      </w:r>
      <w:r>
        <w:br/>
      </w:r>
      <w:r>
        <w:rPr>
          <w:rStyle w:val="VerbatimChar"/>
        </w:rPr>
        <w:t>238                              Magagnati, Girolamo                 6</w:t>
      </w:r>
      <w:r>
        <w:br/>
      </w:r>
      <w:r>
        <w:rPr>
          <w:rStyle w:val="VerbatimChar"/>
        </w:rPr>
        <w:t>239                               Magalotti, Filippo                 2</w:t>
      </w:r>
      <w:r>
        <w:br/>
      </w:r>
      <w:r>
        <w:rPr>
          <w:rStyle w:val="VerbatimChar"/>
        </w:rPr>
        <w:t>240                               Magalotti, Lorenzo                 1</w:t>
      </w:r>
      <w:r>
        <w:br/>
      </w:r>
      <w:r>
        <w:rPr>
          <w:rStyle w:val="VerbatimChar"/>
        </w:rPr>
        <w:t>241                                Magazzini, Vitale                 1</w:t>
      </w:r>
      <w:r>
        <w:br/>
      </w:r>
      <w:r>
        <w:rPr>
          <w:rStyle w:val="VerbatimChar"/>
        </w:rPr>
        <w:t>242                             Magini, Gio. Antonio                16</w:t>
      </w:r>
      <w:r>
        <w:br/>
      </w:r>
      <w:r>
        <w:rPr>
          <w:rStyle w:val="VerbatimChar"/>
        </w:rPr>
        <w:t>243                              Magiotti, Lattanzio                 1</w:t>
      </w:r>
      <w:r>
        <w:br/>
      </w:r>
      <w:r>
        <w:rPr>
          <w:rStyle w:val="VerbatimChar"/>
        </w:rPr>
        <w:t>244                              Magiotti, Raffaello                19</w:t>
      </w:r>
      <w:r>
        <w:br/>
      </w:r>
      <w:r>
        <w:rPr>
          <w:rStyle w:val="VerbatimChar"/>
        </w:rPr>
        <w:t>245                           Malacreta, Gio. Pietro                 1</w:t>
      </w:r>
      <w:r>
        <w:br/>
      </w:r>
      <w:r>
        <w:rPr>
          <w:rStyle w:val="VerbatimChar"/>
        </w:rPr>
        <w:t>246                      Malaspina, Pietro Francesco                 2</w:t>
      </w:r>
      <w:r>
        <w:br/>
      </w:r>
      <w:r>
        <w:rPr>
          <w:rStyle w:val="VerbatimChar"/>
        </w:rPr>
        <w:t>247                                Mannucci, Filippo                 2</w:t>
      </w:r>
      <w:r>
        <w:br/>
      </w:r>
      <w:r>
        <w:rPr>
          <w:rStyle w:val="VerbatimChar"/>
        </w:rPr>
        <w:t>248                             Manso, Gio. Battista                 2</w:t>
      </w:r>
      <w:r>
        <w:br/>
      </w:r>
      <w:r>
        <w:rPr>
          <w:rStyle w:val="VerbatimChar"/>
        </w:rPr>
        <w:t>249                                   Maraffi, Luigi                 1</w:t>
      </w:r>
      <w:r>
        <w:br/>
      </w:r>
      <w:r>
        <w:rPr>
          <w:rStyle w:val="VerbatimChar"/>
        </w:rPr>
        <w:t>250                                Marci, Gio. Marco                 1</w:t>
      </w:r>
      <w:r>
        <w:br/>
      </w:r>
      <w:r>
        <w:rPr>
          <w:rStyle w:val="VerbatimChar"/>
        </w:rPr>
        <w:t>251                              Marsili, Alessandro                 3</w:t>
      </w:r>
      <w:r>
        <w:br/>
      </w:r>
      <w:r>
        <w:rPr>
          <w:rStyle w:val="VerbatimChar"/>
        </w:rPr>
        <w:t>252                                  Marsili, Cesare                17</w:t>
      </w:r>
      <w:r>
        <w:br/>
      </w:r>
      <w:r>
        <w:rPr>
          <w:rStyle w:val="VerbatimChar"/>
        </w:rPr>
        <w:lastRenderedPageBreak/>
        <w:t>253                                 Mattei, Girolamo                 1</w:t>
      </w:r>
      <w:r>
        <w:br/>
      </w:r>
      <w:r>
        <w:rPr>
          <w:rStyle w:val="VerbatimChar"/>
        </w:rPr>
        <w:t>254                                    Maximillian I                 1</w:t>
      </w:r>
      <w:r>
        <w:br/>
      </w:r>
      <w:r>
        <w:rPr>
          <w:rStyle w:val="VerbatimChar"/>
        </w:rPr>
        <w:t>255                             Mercuriale, Girolamo                 3</w:t>
      </w:r>
      <w:r>
        <w:br/>
      </w:r>
      <w:r>
        <w:rPr>
          <w:rStyle w:val="VerbatimChar"/>
        </w:rPr>
        <w:t>256                                Mermanni, Tommaso                 1</w:t>
      </w:r>
      <w:r>
        <w:br/>
      </w:r>
      <w:r>
        <w:rPr>
          <w:rStyle w:val="VerbatimChar"/>
        </w:rPr>
        <w:t>257                                 Mersenne, Marino                 1</w:t>
      </w:r>
      <w:r>
        <w:br/>
      </w:r>
      <w:r>
        <w:rPr>
          <w:rStyle w:val="VerbatimChar"/>
        </w:rPr>
        <w:t>258                              Micanzio, Fulgenzio               117</w:t>
      </w:r>
      <w:r>
        <w:br/>
      </w:r>
      <w:r>
        <w:rPr>
          <w:rStyle w:val="VerbatimChar"/>
        </w:rPr>
        <w:t>259                               Michelini, Famiano                 9</w:t>
      </w:r>
      <w:r>
        <w:br/>
      </w:r>
      <w:r>
        <w:rPr>
          <w:rStyle w:val="VerbatimChar"/>
        </w:rPr>
        <w:t>260                               Millini, Benedetto                 2</w:t>
      </w:r>
      <w:r>
        <w:br/>
      </w:r>
      <w:r>
        <w:rPr>
          <w:rStyle w:val="VerbatimChar"/>
        </w:rPr>
        <w:t>261                                  Minucci, Andrea                 1</w:t>
      </w:r>
      <w:r>
        <w:br/>
      </w:r>
      <w:r>
        <w:rPr>
          <w:rStyle w:val="VerbatimChar"/>
        </w:rPr>
        <w:t>262                              Mirabella, Vincenzo                 2</w:t>
      </w:r>
      <w:r>
        <w:br/>
      </w:r>
      <w:r>
        <w:rPr>
          <w:rStyle w:val="VerbatimChar"/>
        </w:rPr>
        <w:t>263                                  Morandi, Orazio                 1</w:t>
      </w:r>
      <w:r>
        <w:br/>
      </w:r>
      <w:r>
        <w:rPr>
          <w:rStyle w:val="VerbatimChar"/>
        </w:rPr>
        <w:t>264                             Morin, Gio. Battista                 2</w:t>
      </w:r>
      <w:r>
        <w:br/>
      </w:r>
      <w:r>
        <w:rPr>
          <w:rStyle w:val="VerbatimChar"/>
        </w:rPr>
        <w:t>265                                 Morosini, Andrea                 2</w:t>
      </w:r>
      <w:r>
        <w:br/>
      </w:r>
      <w:r>
        <w:rPr>
          <w:rStyle w:val="VerbatimChar"/>
        </w:rPr>
        <w:t>266                                      Muti, Carlo                 3</w:t>
      </w:r>
      <w:r>
        <w:br/>
      </w:r>
      <w:r>
        <w:rPr>
          <w:rStyle w:val="VerbatimChar"/>
        </w:rPr>
        <w:t>267                             Muzzarelli, Giovanni                 2</w:t>
      </w:r>
      <w:r>
        <w:br/>
      </w:r>
      <w:r>
        <w:rPr>
          <w:rStyle w:val="VerbatimChar"/>
        </w:rPr>
        <w:t>268                                    Naldi, Matteo                 1</w:t>
      </w:r>
      <w:r>
        <w:br/>
      </w:r>
      <w:r>
        <w:rPr>
          <w:rStyle w:val="VerbatimChar"/>
        </w:rPr>
        <w:t>269                                   Nardi, Antonio                 8</w:t>
      </w:r>
      <w:r>
        <w:br/>
      </w:r>
      <w:r>
        <w:rPr>
          <w:rStyle w:val="VerbatimChar"/>
        </w:rPr>
        <w:t>270                               Nardi, Baldassarre                 2</w:t>
      </w:r>
      <w:r>
        <w:br/>
      </w:r>
      <w:r>
        <w:rPr>
          <w:rStyle w:val="VerbatimChar"/>
        </w:rPr>
        <w:t>271                                   Neri, Giuseppe                 1</w:t>
      </w:r>
      <w:r>
        <w:br/>
      </w:r>
      <w:r>
        <w:rPr>
          <w:rStyle w:val="VerbatimChar"/>
        </w:rPr>
        <w:t>272                              Nerli, Maria Felice                 1</w:t>
      </w:r>
      <w:r>
        <w:br/>
      </w:r>
      <w:r>
        <w:rPr>
          <w:rStyle w:val="VerbatimChar"/>
        </w:rPr>
        <w:t>273                             Niccolini, Francesco                18</w:t>
      </w:r>
      <w:r>
        <w:br/>
      </w:r>
      <w:r>
        <w:rPr>
          <w:rStyle w:val="VerbatimChar"/>
        </w:rPr>
        <w:t>274                      Niccolò Aggiunti; Dino Peri                 1</w:t>
      </w:r>
      <w:r>
        <w:br/>
      </w:r>
      <w:r>
        <w:rPr>
          <w:rStyle w:val="VerbatimChar"/>
        </w:rPr>
        <w:t>275 Nicolas-Claude Fabri de Peiresc; Pietro Gassendi                 1</w:t>
      </w:r>
      <w:r>
        <w:br/>
      </w:r>
      <w:r>
        <w:rPr>
          <w:rStyle w:val="VerbatimChar"/>
        </w:rPr>
        <w:t>276                                Ninci, Alessandro                 9</w:t>
      </w:r>
      <w:r>
        <w:br/>
      </w:r>
      <w:r>
        <w:rPr>
          <w:rStyle w:val="VerbatimChar"/>
        </w:rPr>
        <w:t>277                                Noghera, Vincenzo                 1</w:t>
      </w:r>
      <w:r>
        <w:br/>
      </w:r>
      <w:r>
        <w:rPr>
          <w:rStyle w:val="VerbatimChar"/>
        </w:rPr>
        <w:t>278                          Not indicated by Favaro                 1</w:t>
      </w:r>
      <w:r>
        <w:br/>
      </w:r>
      <w:r>
        <w:rPr>
          <w:rStyle w:val="VerbatimChar"/>
        </w:rPr>
        <w:t>279                                      Oddi, Muzio                 1</w:t>
      </w:r>
      <w:r>
        <w:br/>
      </w:r>
      <w:r>
        <w:rPr>
          <w:rStyle w:val="VerbatimChar"/>
        </w:rPr>
        <w:t>280                               Orsini, Alessandro                 1</w:t>
      </w:r>
      <w:r>
        <w:br/>
      </w:r>
      <w:r>
        <w:rPr>
          <w:rStyle w:val="VerbatimChar"/>
        </w:rPr>
        <w:t>281                               Orsini, Franciotto                 1</w:t>
      </w:r>
      <w:r>
        <w:br/>
      </w:r>
      <w:r>
        <w:rPr>
          <w:rStyle w:val="VerbatimChar"/>
        </w:rPr>
        <w:t>282                           Orsini, Paolo Giordano                 3</w:t>
      </w:r>
      <w:r>
        <w:br/>
      </w:r>
      <w:r>
        <w:rPr>
          <w:rStyle w:val="VerbatimChar"/>
        </w:rPr>
        <w:t>283                                Ortensio, Martino                 1</w:t>
      </w:r>
      <w:r>
        <w:br/>
      </w:r>
      <w:r>
        <w:rPr>
          <w:rStyle w:val="VerbatimChar"/>
        </w:rPr>
        <w:t>284                    Pannocchieschi d'Elci, Arturo                 4</w:t>
      </w:r>
      <w:r>
        <w:br/>
      </w:r>
      <w:r>
        <w:rPr>
          <w:rStyle w:val="VerbatimChar"/>
        </w:rPr>
        <w:t>285                   Paolo Gualdo; Lorenzo Pignoria                 1</w:t>
      </w:r>
      <w:r>
        <w:br/>
      </w:r>
      <w:r>
        <w:rPr>
          <w:rStyle w:val="VerbatimChar"/>
        </w:rPr>
        <w:t>286                                 Paradiso, Romolo                 1</w:t>
      </w:r>
      <w:r>
        <w:br/>
      </w:r>
      <w:r>
        <w:rPr>
          <w:rStyle w:val="VerbatimChar"/>
        </w:rPr>
        <w:t>287                             Passignani, Domenico                 2</w:t>
      </w:r>
      <w:r>
        <w:br/>
      </w:r>
      <w:r>
        <w:rPr>
          <w:rStyle w:val="VerbatimChar"/>
        </w:rPr>
        <w:t>288                         Passionei, Don Francesco                 1</w:t>
      </w:r>
      <w:r>
        <w:br/>
      </w:r>
      <w:r>
        <w:rPr>
          <w:rStyle w:val="VerbatimChar"/>
        </w:rPr>
        <w:t>289                                 Pecci, Francesco                 2</w:t>
      </w:r>
      <w:r>
        <w:br/>
      </w:r>
      <w:r>
        <w:rPr>
          <w:rStyle w:val="VerbatimChar"/>
        </w:rPr>
        <w:t>290                               Peregrino, Filenio                 1</w:t>
      </w:r>
      <w:r>
        <w:br/>
      </w:r>
      <w:r>
        <w:rPr>
          <w:rStyle w:val="VerbatimChar"/>
        </w:rPr>
        <w:t>291                                       Peri, Dino                20</w:t>
      </w:r>
      <w:r>
        <w:br/>
      </w:r>
      <w:r>
        <w:rPr>
          <w:rStyle w:val="VerbatimChar"/>
        </w:rPr>
        <w:t>292                                 Perozze, Stefano                 1</w:t>
      </w:r>
      <w:r>
        <w:br/>
      </w:r>
      <w:r>
        <w:rPr>
          <w:rStyle w:val="VerbatimChar"/>
        </w:rPr>
        <w:t>293                              Perugino, Innocenzo                 2</w:t>
      </w:r>
      <w:r>
        <w:br/>
      </w:r>
      <w:r>
        <w:rPr>
          <w:rStyle w:val="VerbatimChar"/>
        </w:rPr>
        <w:t>294                              Petrangeli, Lorenzo                 2</w:t>
      </w:r>
      <w:r>
        <w:br/>
      </w:r>
      <w:r>
        <w:rPr>
          <w:rStyle w:val="VerbatimChar"/>
        </w:rPr>
        <w:t>295                                 Picchena, Curzio                22</w:t>
      </w:r>
      <w:r>
        <w:br/>
      </w:r>
      <w:r>
        <w:rPr>
          <w:rStyle w:val="VerbatimChar"/>
        </w:rPr>
        <w:t>296                        Piccolomini Aragona, Enea                 4</w:t>
      </w:r>
      <w:r>
        <w:br/>
      </w:r>
      <w:r>
        <w:rPr>
          <w:rStyle w:val="VerbatimChar"/>
        </w:rPr>
        <w:t>297                             Piccolomini, Ascanio                16</w:t>
      </w:r>
      <w:r>
        <w:br/>
      </w:r>
      <w:r>
        <w:rPr>
          <w:rStyle w:val="VerbatimChar"/>
        </w:rPr>
        <w:t>298                           Piccolomini, Francesco                 1</w:t>
      </w:r>
      <w:r>
        <w:br/>
      </w:r>
      <w:r>
        <w:rPr>
          <w:rStyle w:val="VerbatimChar"/>
        </w:rPr>
        <w:t>299                            Pieralli, Marcantonio                 8</w:t>
      </w:r>
      <w:r>
        <w:br/>
      </w:r>
      <w:r>
        <w:rPr>
          <w:rStyle w:val="VerbatimChar"/>
        </w:rPr>
        <w:t>300                                Pieroni, Giovanni                13</w:t>
      </w:r>
      <w:r>
        <w:br/>
      </w:r>
      <w:r>
        <w:rPr>
          <w:rStyle w:val="VerbatimChar"/>
        </w:rPr>
        <w:t>301                           Pierucci, Gio. Michele                 8</w:t>
      </w:r>
      <w:r>
        <w:br/>
      </w:r>
      <w:r>
        <w:rPr>
          <w:rStyle w:val="VerbatimChar"/>
        </w:rPr>
        <w:t>302                                Pignoria, Lorenzo                15</w:t>
      </w:r>
      <w:r>
        <w:br/>
      </w:r>
      <w:r>
        <w:rPr>
          <w:rStyle w:val="VerbatimChar"/>
        </w:rPr>
        <w:lastRenderedPageBreak/>
        <w:t>303                                  Pinelli, Cosimo                 1</w:t>
      </w:r>
      <w:r>
        <w:br/>
      </w:r>
      <w:r>
        <w:rPr>
          <w:rStyle w:val="VerbatimChar"/>
        </w:rPr>
        <w:t>304                               Pinelli, Francesco                 1</w:t>
      </w:r>
      <w:r>
        <w:br/>
      </w:r>
      <w:r>
        <w:rPr>
          <w:rStyle w:val="VerbatimChar"/>
        </w:rPr>
        <w:t>305                         Pinelli, Giovan Vincenzo                 2</w:t>
      </w:r>
      <w:r>
        <w:br/>
      </w:r>
      <w:r>
        <w:rPr>
          <w:rStyle w:val="VerbatimChar"/>
        </w:rPr>
        <w:t>306                               Piochi, Cristofano                 1</w:t>
      </w:r>
      <w:r>
        <w:br/>
      </w:r>
      <w:r>
        <w:rPr>
          <w:rStyle w:val="VerbatimChar"/>
        </w:rPr>
        <w:t>307                                  Pisani, Ottavio                 5</w:t>
      </w:r>
      <w:r>
        <w:br/>
      </w:r>
      <w:r>
        <w:rPr>
          <w:rStyle w:val="VerbatimChar"/>
        </w:rPr>
        <w:t>308                              Porro, Gio. Giacomo                 4</w:t>
      </w:r>
      <w:r>
        <w:br/>
      </w:r>
      <w:r>
        <w:rPr>
          <w:rStyle w:val="VerbatimChar"/>
        </w:rPr>
        <w:t>309                                 Porta, Malatesta                 2</w:t>
      </w:r>
      <w:r>
        <w:br/>
      </w:r>
      <w:r>
        <w:rPr>
          <w:rStyle w:val="VerbatimChar"/>
        </w:rPr>
        <w:t>310                              Pozzobonelli, Paolo                 3</w:t>
      </w:r>
      <w:r>
        <w:br/>
      </w:r>
      <w:r>
        <w:rPr>
          <w:rStyle w:val="VerbatimChar"/>
        </w:rPr>
        <w:t>311                          Pusterla, Gio. Battista                 1</w:t>
      </w:r>
      <w:r>
        <w:br/>
      </w:r>
      <w:r>
        <w:rPr>
          <w:rStyle w:val="VerbatimChar"/>
        </w:rPr>
        <w:t>312                                Querengo, Antonio                 2</w:t>
      </w:r>
      <w:r>
        <w:br/>
      </w:r>
      <w:r>
        <w:rPr>
          <w:rStyle w:val="VerbatimChar"/>
        </w:rPr>
        <w:t>313                           Ramponi, Gio. Lodovico                 4</w:t>
      </w:r>
      <w:r>
        <w:br/>
      </w:r>
      <w:r>
        <w:rPr>
          <w:rStyle w:val="VerbatimChar"/>
        </w:rPr>
        <w:t>314                                  Rasi, Francesco                 1</w:t>
      </w:r>
      <w:r>
        <w:br/>
      </w:r>
      <w:r>
        <w:rPr>
          <w:rStyle w:val="VerbatimChar"/>
        </w:rPr>
        <w:t>315                                  Realio, Lorenzo                 2</w:t>
      </w:r>
      <w:r>
        <w:br/>
      </w:r>
      <w:r>
        <w:rPr>
          <w:rStyle w:val="VerbatimChar"/>
        </w:rPr>
        <w:t>316                                Reijusk, Giovanni                 1</w:t>
      </w:r>
      <w:r>
        <w:br/>
      </w:r>
      <w:r>
        <w:rPr>
          <w:rStyle w:val="VerbatimChar"/>
        </w:rPr>
        <w:t>317                                   Remo, Giovanni                 2</w:t>
      </w:r>
      <w:r>
        <w:br/>
      </w:r>
      <w:r>
        <w:rPr>
          <w:rStyle w:val="VerbatimChar"/>
        </w:rPr>
        <w:t>318                                Renieri, Vincenzo                35</w:t>
      </w:r>
      <w:r>
        <w:br/>
      </w:r>
      <w:r>
        <w:rPr>
          <w:rStyle w:val="VerbatimChar"/>
        </w:rPr>
        <w:t>319                                  Reynier, Giulio                 1</w:t>
      </w:r>
      <w:r>
        <w:br/>
      </w:r>
      <w:r>
        <w:rPr>
          <w:rStyle w:val="VerbatimChar"/>
        </w:rPr>
        <w:t>320                  Ricasoli Baroni, Giovanbattista                 1</w:t>
      </w:r>
      <w:r>
        <w:br/>
      </w:r>
      <w:r>
        <w:rPr>
          <w:rStyle w:val="VerbatimChar"/>
        </w:rPr>
        <w:t>321                     Riccardi Niccolini, Caterina                 4</w:t>
      </w:r>
      <w:r>
        <w:br/>
      </w:r>
      <w:r>
        <w:rPr>
          <w:rStyle w:val="VerbatimChar"/>
        </w:rPr>
        <w:t>322                               Riccoboni, Antonio                 1</w:t>
      </w:r>
      <w:r>
        <w:br/>
      </w:r>
      <w:r>
        <w:rPr>
          <w:rStyle w:val="VerbatimChar"/>
        </w:rPr>
        <w:t>323                                 Rinuccini, Carlo                 2</w:t>
      </w:r>
      <w:r>
        <w:br/>
      </w:r>
      <w:r>
        <w:rPr>
          <w:rStyle w:val="VerbatimChar"/>
        </w:rPr>
        <w:t>324                             Rinuccini, Francesco                24</w:t>
      </w:r>
      <w:r>
        <w:br/>
      </w:r>
      <w:r>
        <w:rPr>
          <w:rStyle w:val="VerbatimChar"/>
        </w:rPr>
        <w:t>325                         Rinuccini, Gio. Battista                 2</w:t>
      </w:r>
      <w:r>
        <w:br/>
      </w:r>
      <w:r>
        <w:rPr>
          <w:rStyle w:val="VerbatimChar"/>
        </w:rPr>
        <w:t>326                        Rinuccini, Pier Francesco                 1</w:t>
      </w:r>
      <w:r>
        <w:br/>
      </w:r>
      <w:r>
        <w:rPr>
          <w:rStyle w:val="VerbatimChar"/>
        </w:rPr>
        <w:t>327                               Rinuccini, Tommaso                 3</w:t>
      </w:r>
      <w:r>
        <w:br/>
      </w:r>
      <w:r>
        <w:rPr>
          <w:rStyle w:val="VerbatimChar"/>
        </w:rPr>
        <w:t>328                                    Riques, David                 1</w:t>
      </w:r>
      <w:r>
        <w:br/>
      </w:r>
      <w:r>
        <w:rPr>
          <w:rStyle w:val="VerbatimChar"/>
        </w:rPr>
        <w:t>329                                Risenti, Bernardo                 1</w:t>
      </w:r>
      <w:r>
        <w:br/>
      </w:r>
      <w:r>
        <w:rPr>
          <w:rStyle w:val="VerbatimChar"/>
        </w:rPr>
        <w:t>330                                Risneri, Federico                 2</w:t>
      </w:r>
      <w:r>
        <w:br/>
      </w:r>
      <w:r>
        <w:rPr>
          <w:rStyle w:val="VerbatimChar"/>
        </w:rPr>
        <w:t>331                                 Robinson, Arrigo                 1</w:t>
      </w:r>
      <w:r>
        <w:br/>
      </w:r>
      <w:r>
        <w:rPr>
          <w:rStyle w:val="VerbatimChar"/>
        </w:rPr>
        <w:t>332                            Roffeni, Gio. Antonio                 4</w:t>
      </w:r>
      <w:r>
        <w:br/>
      </w:r>
      <w:r>
        <w:rPr>
          <w:rStyle w:val="VerbatimChar"/>
        </w:rPr>
        <w:t>333                                     Rota, Angelo                 1</w:t>
      </w:r>
      <w:r>
        <w:br/>
      </w:r>
      <w:r>
        <w:rPr>
          <w:rStyle w:val="VerbatimChar"/>
        </w:rPr>
        <w:t>334                               Ruscelli, Girolamo                 3</w:t>
      </w:r>
      <w:r>
        <w:br/>
      </w:r>
      <w:r>
        <w:rPr>
          <w:rStyle w:val="VerbatimChar"/>
        </w:rPr>
        <w:t>335                            Ruschi, Gio. Battista                 2</w:t>
      </w:r>
      <w:r>
        <w:br/>
      </w:r>
      <w:r>
        <w:rPr>
          <w:rStyle w:val="VerbatimChar"/>
        </w:rPr>
        <w:t>336                               Sacchetti, Niccolò                 1</w:t>
      </w:r>
      <w:r>
        <w:br/>
      </w:r>
      <w:r>
        <w:rPr>
          <w:rStyle w:val="VerbatimChar"/>
        </w:rPr>
        <w:t>337                         Sagredo, Giovanfrancesco                90</w:t>
      </w:r>
      <w:r>
        <w:br/>
      </w:r>
      <w:r>
        <w:rPr>
          <w:rStyle w:val="VerbatimChar"/>
        </w:rPr>
        <w:t>338                                Sagredo, Zaccaria                 7</w:t>
      </w:r>
      <w:r>
        <w:br/>
      </w:r>
      <w:r>
        <w:rPr>
          <w:rStyle w:val="VerbatimChar"/>
        </w:rPr>
        <w:t>339                                Salviati, Filippo                 4</w:t>
      </w:r>
      <w:r>
        <w:br/>
      </w:r>
      <w:r>
        <w:rPr>
          <w:rStyle w:val="VerbatimChar"/>
        </w:rPr>
        <w:t>340                                Sandelli, Martino                 4</w:t>
      </w:r>
      <w:r>
        <w:br/>
      </w:r>
      <w:r>
        <w:rPr>
          <w:rStyle w:val="VerbatimChar"/>
        </w:rPr>
        <w:t>341                                 Santini, Antonio                24</w:t>
      </w:r>
      <w:r>
        <w:br/>
      </w:r>
      <w:r>
        <w:rPr>
          <w:rStyle w:val="VerbatimChar"/>
        </w:rPr>
        <w:t>342                               Santorio, Santorre                 1</w:t>
      </w:r>
      <w:r>
        <w:br/>
      </w:r>
      <w:r>
        <w:rPr>
          <w:rStyle w:val="VerbatimChar"/>
        </w:rPr>
        <w:t>343                            Saracinelli, Cipriano                 2</w:t>
      </w:r>
      <w:r>
        <w:br/>
      </w:r>
      <w:r>
        <w:rPr>
          <w:rStyle w:val="VerbatimChar"/>
        </w:rPr>
        <w:t>344                          Saracinelli, Ferdinando                 1</w:t>
      </w:r>
      <w:r>
        <w:br/>
      </w:r>
      <w:r>
        <w:rPr>
          <w:rStyle w:val="VerbatimChar"/>
        </w:rPr>
        <w:t>345                               Saracini, Gherardo                 2</w:t>
      </w:r>
      <w:r>
        <w:br/>
      </w:r>
      <w:r>
        <w:rPr>
          <w:rStyle w:val="VerbatimChar"/>
        </w:rPr>
        <w:t>346                                     Sarpi, Paolo                 2</w:t>
      </w:r>
      <w:r>
        <w:br/>
      </w:r>
      <w:r>
        <w:rPr>
          <w:rStyle w:val="VerbatimChar"/>
        </w:rPr>
        <w:t>347                            Sarrocchi, Margherita                 4</w:t>
      </w:r>
      <w:r>
        <w:br/>
      </w:r>
      <w:r>
        <w:rPr>
          <w:rStyle w:val="VerbatimChar"/>
        </w:rPr>
        <w:t>348                                 Sassetti, Cosimo                 1</w:t>
      </w:r>
      <w:r>
        <w:br/>
      </w:r>
      <w:r>
        <w:rPr>
          <w:rStyle w:val="VerbatimChar"/>
        </w:rPr>
        <w:t>349                           Scalandroni, Benedetto                 2</w:t>
      </w:r>
      <w:r>
        <w:br/>
      </w:r>
      <w:r>
        <w:rPr>
          <w:rStyle w:val="VerbatimChar"/>
        </w:rPr>
        <w:t>350                          Scalandroni, Sebastiano                 1</w:t>
      </w:r>
      <w:r>
        <w:br/>
      </w:r>
      <w:r>
        <w:rPr>
          <w:rStyle w:val="VerbatimChar"/>
        </w:rPr>
        <w:t>351                              Scheiner, Christoph                 1</w:t>
      </w:r>
      <w:r>
        <w:br/>
      </w:r>
      <w:r>
        <w:rPr>
          <w:rStyle w:val="VerbatimChar"/>
        </w:rPr>
        <w:t>352                           Schickhardt, Guglielmo                 2</w:t>
      </w:r>
      <w:r>
        <w:br/>
      </w:r>
      <w:r>
        <w:rPr>
          <w:rStyle w:val="VerbatimChar"/>
        </w:rPr>
        <w:lastRenderedPageBreak/>
        <w:t>353                         Schroeter, Bartholomaeus                 1</w:t>
      </w:r>
      <w:r>
        <w:br/>
      </w:r>
      <w:r>
        <w:rPr>
          <w:rStyle w:val="VerbatimChar"/>
        </w:rPr>
        <w:t>354                                Seggetti, Tommaso                 1</w:t>
      </w:r>
      <w:r>
        <w:br/>
      </w:r>
      <w:r>
        <w:rPr>
          <w:rStyle w:val="VerbatimChar"/>
        </w:rPr>
        <w:t>355                              Selvatico, Girolamo                 1</w:t>
      </w:r>
      <w:r>
        <w:br/>
      </w:r>
      <w:r>
        <w:rPr>
          <w:rStyle w:val="VerbatimChar"/>
        </w:rPr>
        <w:t>356                                 Serafini, Orazio                 1</w:t>
      </w:r>
      <w:r>
        <w:br/>
      </w:r>
      <w:r>
        <w:rPr>
          <w:rStyle w:val="VerbatimChar"/>
        </w:rPr>
        <w:t>357                              Sertini, Alessandro                 7</w:t>
      </w:r>
      <w:r>
        <w:br/>
      </w:r>
      <w:r>
        <w:rPr>
          <w:rStyle w:val="VerbatimChar"/>
        </w:rPr>
        <w:t>358                                Settala, Lodovico                 1</w:t>
      </w:r>
      <w:r>
        <w:br/>
      </w:r>
      <w:r>
        <w:rPr>
          <w:rStyle w:val="VerbatimChar"/>
        </w:rPr>
        <w:t>359                                Settimi, Clemente                 1</w:t>
      </w:r>
      <w:r>
        <w:br/>
      </w:r>
      <w:r>
        <w:rPr>
          <w:rStyle w:val="VerbatimChar"/>
        </w:rPr>
        <w:t>360                                 Sfondrati, Paolo                 1</w:t>
      </w:r>
      <w:r>
        <w:br/>
      </w:r>
      <w:r>
        <w:rPr>
          <w:rStyle w:val="VerbatimChar"/>
        </w:rPr>
        <w:t>361                                 Shorer, Emanuele                 1</w:t>
      </w:r>
      <w:r>
        <w:br/>
      </w:r>
      <w:r>
        <w:rPr>
          <w:rStyle w:val="VerbatimChar"/>
        </w:rPr>
        <w:t>362                                  Silvi, Giovanni                 2</w:t>
      </w:r>
      <w:r>
        <w:br/>
      </w:r>
      <w:r>
        <w:rPr>
          <w:rStyle w:val="VerbatimChar"/>
        </w:rPr>
        <w:t>363                                 Sizzi, Francesco                 2</w:t>
      </w:r>
      <w:r>
        <w:br/>
      </w:r>
      <w:r>
        <w:rPr>
          <w:rStyle w:val="VerbatimChar"/>
        </w:rPr>
        <w:t>364                                  Soldani, Iacopo                 2</w:t>
      </w:r>
      <w:r>
        <w:br/>
      </w:r>
      <w:r>
        <w:rPr>
          <w:rStyle w:val="VerbatimChar"/>
        </w:rPr>
        <w:t>365                               Spinelli, Girolamo                 1</w:t>
      </w:r>
      <w:r>
        <w:br/>
      </w:r>
      <w:r>
        <w:rPr>
          <w:rStyle w:val="VerbatimChar"/>
        </w:rPr>
        <w:t>366                                 Spinola, Daniele                 7</w:t>
      </w:r>
      <w:r>
        <w:br/>
      </w:r>
      <w:r>
        <w:rPr>
          <w:rStyle w:val="VerbatimChar"/>
        </w:rPr>
        <w:t>367                                 Spinola, Tiberio                 3</w:t>
      </w:r>
      <w:r>
        <w:br/>
      </w:r>
      <w:r>
        <w:rPr>
          <w:rStyle w:val="VerbatimChar"/>
        </w:rPr>
        <w:t>368                              Staccoli, Raffaello                 1</w:t>
      </w:r>
      <w:r>
        <w:br/>
      </w:r>
      <w:r>
        <w:rPr>
          <w:rStyle w:val="VerbatimChar"/>
        </w:rPr>
        <w:t>369                                 Stecchini, Paolo                 1</w:t>
      </w:r>
      <w:r>
        <w:br/>
      </w:r>
      <w:r>
        <w:rPr>
          <w:rStyle w:val="VerbatimChar"/>
        </w:rPr>
        <w:t>370                                Stelliola, Nicolò                 3</w:t>
      </w:r>
      <w:r>
        <w:br/>
      </w:r>
      <w:r>
        <w:rPr>
          <w:rStyle w:val="VerbatimChar"/>
        </w:rPr>
        <w:t>371                              Stelluti, Francesco                27</w:t>
      </w:r>
      <w:r>
        <w:br/>
      </w:r>
      <w:r>
        <w:rPr>
          <w:rStyle w:val="VerbatimChar"/>
        </w:rPr>
        <w:t>372                               Stigliani, Tommaso                 1</w:t>
      </w:r>
      <w:r>
        <w:br/>
      </w:r>
      <w:r>
        <w:rPr>
          <w:rStyle w:val="VerbatimChar"/>
        </w:rPr>
        <w:t>373                           Strozzi, Gio. Battista                 1</w:t>
      </w:r>
      <w:r>
        <w:br/>
      </w:r>
      <w:r>
        <w:rPr>
          <w:rStyle w:val="VerbatimChar"/>
        </w:rPr>
        <w:t>374                                 Strozzi, Roberto                 1</w:t>
      </w:r>
      <w:r>
        <w:br/>
      </w:r>
      <w:r>
        <w:rPr>
          <w:rStyle w:val="VerbatimChar"/>
        </w:rPr>
        <w:t>375                               Tadino, Alessandro                 1</w:t>
      </w:r>
      <w:r>
        <w:br/>
      </w:r>
      <w:r>
        <w:rPr>
          <w:rStyle w:val="VerbatimChar"/>
        </w:rPr>
        <w:t>376                               Taletone, Giovanni                 1</w:t>
      </w:r>
      <w:r>
        <w:br/>
      </w:r>
      <w:r>
        <w:rPr>
          <w:rStyle w:val="VerbatimChar"/>
        </w:rPr>
        <w:t>377                             Tamburalli, Cornelio                 1</w:t>
      </w:r>
      <w:r>
        <w:br/>
      </w:r>
      <w:r>
        <w:rPr>
          <w:rStyle w:val="VerbatimChar"/>
        </w:rPr>
        <w:t>378                                   Tedaldi, Maria                 4</w:t>
      </w:r>
      <w:r>
        <w:br/>
      </w:r>
      <w:r>
        <w:rPr>
          <w:rStyle w:val="VerbatimChar"/>
        </w:rPr>
        <w:t>379                                   Tedaldi, Muzio                 4</w:t>
      </w:r>
      <w:r>
        <w:br/>
      </w:r>
      <w:r>
        <w:rPr>
          <w:rStyle w:val="VerbatimChar"/>
        </w:rPr>
        <w:t>380                               Tedeschi, Leonardo                 1</w:t>
      </w:r>
      <w:r>
        <w:br/>
      </w:r>
      <w:r>
        <w:rPr>
          <w:rStyle w:val="VerbatimChar"/>
        </w:rPr>
        <w:t>381                               Titius, Benedictus                 1</w:t>
      </w:r>
      <w:r>
        <w:br/>
      </w:r>
      <w:r>
        <w:rPr>
          <w:rStyle w:val="VerbatimChar"/>
        </w:rPr>
        <w:t>382                          Tolomei, Gio. Francesco                 5</w:t>
      </w:r>
      <w:r>
        <w:br/>
      </w:r>
      <w:r>
        <w:rPr>
          <w:rStyle w:val="VerbatimChar"/>
        </w:rPr>
        <w:t>383                          Torricelli, Evangelista                 5</w:t>
      </w:r>
      <w:r>
        <w:br/>
      </w:r>
      <w:r>
        <w:rPr>
          <w:rStyle w:val="VerbatimChar"/>
        </w:rPr>
        <w:t>384                                Tremazzi, Filippo                 1</w:t>
      </w:r>
      <w:r>
        <w:br/>
      </w:r>
      <w:r>
        <w:rPr>
          <w:rStyle w:val="VerbatimChar"/>
        </w:rPr>
        <w:t>385                               Turtorini, Ascanio                 1</w:t>
      </w:r>
      <w:r>
        <w:br/>
      </w:r>
      <w:r>
        <w:rPr>
          <w:rStyle w:val="VerbatimChar"/>
        </w:rPr>
        <w:t>386                                Ubaldini, Roberto                 1</w:t>
      </w:r>
      <w:r>
        <w:br/>
      </w:r>
      <w:r>
        <w:rPr>
          <w:rStyle w:val="VerbatimChar"/>
        </w:rPr>
        <w:t>387                              Uguccioni, Giovanni                 1</w:t>
      </w:r>
      <w:r>
        <w:br/>
      </w:r>
      <w:r>
        <w:rPr>
          <w:rStyle w:val="VerbatimChar"/>
        </w:rPr>
        <w:t>388                                         unsigned                 4</w:t>
      </w:r>
      <w:r>
        <w:br/>
      </w:r>
      <w:r>
        <w:rPr>
          <w:rStyle w:val="VerbatimChar"/>
        </w:rPr>
        <w:t>389                               Usimbardi, Lorenzo                 3</w:t>
      </w:r>
      <w:r>
        <w:br/>
      </w:r>
      <w:r>
        <w:rPr>
          <w:rStyle w:val="VerbatimChar"/>
        </w:rPr>
        <w:t>390                               Vaiani, Anna Maria                 1</w:t>
      </w:r>
      <w:r>
        <w:br/>
      </w:r>
      <w:r>
        <w:rPr>
          <w:rStyle w:val="VerbatimChar"/>
        </w:rPr>
        <w:t>391                                    Valerio, Luca                13</w:t>
      </w:r>
      <w:r>
        <w:br/>
      </w:r>
      <w:r>
        <w:rPr>
          <w:rStyle w:val="VerbatimChar"/>
        </w:rPr>
        <w:t>392                               Van Maelcote, Oddo                 1</w:t>
      </w:r>
      <w:r>
        <w:br/>
      </w:r>
      <w:r>
        <w:rPr>
          <w:rStyle w:val="VerbatimChar"/>
        </w:rPr>
        <w:t>393                             van Weert, Francesco                 1</w:t>
      </w:r>
      <w:r>
        <w:br/>
      </w:r>
      <w:r>
        <w:rPr>
          <w:rStyle w:val="VerbatimChar"/>
        </w:rPr>
        <w:t>394                             Vannuccini, Giovanni                 2</w:t>
      </w:r>
      <w:r>
        <w:br/>
      </w:r>
      <w:r>
        <w:rPr>
          <w:rStyle w:val="VerbatimChar"/>
        </w:rPr>
        <w:t>395                               Vasa, Władysław IV                 1</w:t>
      </w:r>
      <w:r>
        <w:br/>
      </w:r>
      <w:r>
        <w:rPr>
          <w:rStyle w:val="VerbatimChar"/>
        </w:rPr>
        <w:t>396                        Vialardi, Francesco Maria                 1</w:t>
      </w:r>
      <w:r>
        <w:br/>
      </w:r>
      <w:r>
        <w:rPr>
          <w:rStyle w:val="VerbatimChar"/>
        </w:rPr>
        <w:t>397                                Vincenti, Giacomo                 1</w:t>
      </w:r>
      <w:r>
        <w:br/>
      </w:r>
      <w:r>
        <w:rPr>
          <w:rStyle w:val="VerbatimChar"/>
        </w:rPr>
        <w:t>398                                 Vinta, Belisario                14</w:t>
      </w:r>
      <w:r>
        <w:br/>
      </w:r>
      <w:r>
        <w:rPr>
          <w:rStyle w:val="VerbatimChar"/>
        </w:rPr>
        <w:t>399                              Vitale, Constantino                 1</w:t>
      </w:r>
      <w:r>
        <w:br/>
      </w:r>
      <w:r>
        <w:rPr>
          <w:rStyle w:val="VerbatimChar"/>
        </w:rPr>
        <w:t>400                                  Wells, Giovanni                 1</w:t>
      </w:r>
      <w:r>
        <w:br/>
      </w:r>
      <w:r>
        <w:rPr>
          <w:rStyle w:val="VerbatimChar"/>
        </w:rPr>
        <w:t>401                                     Welser, Mark                24</w:t>
      </w:r>
      <w:r>
        <w:br/>
      </w:r>
      <w:r>
        <w:rPr>
          <w:rStyle w:val="VerbatimChar"/>
        </w:rPr>
        <w:t>402                                 Welser, Matthias                 1</w:t>
      </w:r>
      <w:r>
        <w:br/>
      </w:r>
      <w:r>
        <w:rPr>
          <w:rStyle w:val="VerbatimChar"/>
        </w:rPr>
        <w:lastRenderedPageBreak/>
        <w:t>403                               Wiffeldich, Giusto                 1</w:t>
      </w:r>
      <w:r>
        <w:br/>
      </w:r>
      <w:r>
        <w:rPr>
          <w:rStyle w:val="VerbatimChar"/>
        </w:rPr>
        <w:t>404                                Zbaraski, Krystof                 2</w:t>
      </w:r>
      <w:r>
        <w:br/>
      </w:r>
      <w:r>
        <w:rPr>
          <w:rStyle w:val="VerbatimChar"/>
        </w:rPr>
        <w:t>405                      Ziletti, Giordan &amp; fratelli                 1</w:t>
      </w:r>
    </w:p>
    <w:p w14:paraId="672D8CE6" w14:textId="77777777" w:rsidR="00207065" w:rsidRDefault="00000000">
      <w:pPr>
        <w:pStyle w:val="FirstParagraph"/>
      </w:pPr>
      <w:r>
        <w:t>Because the goal of GaLiLeO was to assist in the selection of texts, the contextual data about their contents had to be developed with the possible subcorpus variations that were planned. The data creation process occurred prior to the user's corpus selection. (This also solves a runtime problem, similarly to the functionality of the Text Analysis and Concording Tool (TACT), but of course restricts usability by this predefinition. (, 57)) Currently the analysis focuses only on the body of documents. A feature to develop would include words in titles and the metadata as part of the contextual information available. Given the known editorial interventions, two versions of each subcorpus were made: one with and one without punctuation. Every character was converted to lowercase.</w:t>
      </w:r>
    </w:p>
    <w:p w14:paraId="5983437F" w14:textId="77777777" w:rsidR="00207065" w:rsidRDefault="00000000">
      <w:pPr>
        <w:pStyle w:val="BodyText"/>
      </w:pPr>
      <w:r>
        <w:t>One of the primary challenges was accounting for orthographical variance between the critically edited texts and the diplomatically edited ones. These are unrelated to the significant orthographical changes made in the 19th century edition, and are instead an artifact of printing practices in the 17th century. Early modern printing practice interchanged u and v, such that, for example, vno and uno were read as equivalents by contemporary readers. Since the digital characters v and u are encoded uniquely, substitutions were made in all texts to standardize how words appeared, meaning a departure from their print original, but the ability to search for terms without concern for orthographic variation. Using regular expressions would have changed too many vs that really were vs, so this catalog of substitutions was developed iteratively. It identifies and corrects most v/u substitutions, but likely still needs refinement. On the other hand, a universal substitution was made for j (called the long i) to i. This would need to be addressed with more nuance in a subsequent version of the tool kit, but allowed for significant experimentation even with the alpha prototype for texts in Italian (as opposed to Latin where it is more frequent).</w:t>
      </w:r>
    </w:p>
    <w:p w14:paraId="1BC14737" w14:textId="77777777" w:rsidR="00207065" w:rsidRDefault="00000000">
      <w:pPr>
        <w:pStyle w:val="SourceCode"/>
      </w:pPr>
      <w:r>
        <w:rPr>
          <w:rStyle w:val="NormalTok"/>
        </w:rPr>
        <w:t>v_incorrect &lt;-</w:t>
      </w:r>
      <w:r>
        <w:rPr>
          <w:rStyle w:val="StringTok"/>
        </w:rPr>
        <w:t xml:space="preserve"> </w:t>
      </w:r>
      <w:r>
        <w:rPr>
          <w:rStyle w:val="KeywordTok"/>
        </w:rPr>
        <w:t>c</w:t>
      </w:r>
      <w:r>
        <w:rPr>
          <w:rStyle w:val="NormalTok"/>
        </w:rPr>
        <w:t>(</w:t>
      </w:r>
      <w:r>
        <w:rPr>
          <w:rStyle w:val="StringTok"/>
        </w:rPr>
        <w:t>"vb"</w:t>
      </w:r>
      <w:r>
        <w:rPr>
          <w:rStyle w:val="NormalTok"/>
        </w:rPr>
        <w:t xml:space="preserve">, </w:t>
      </w:r>
      <w:r>
        <w:rPr>
          <w:rStyle w:val="StringTok"/>
        </w:rPr>
        <w:t>"vc"</w:t>
      </w:r>
      <w:r>
        <w:rPr>
          <w:rStyle w:val="NormalTok"/>
        </w:rPr>
        <w:t xml:space="preserve">, </w:t>
      </w:r>
      <w:r>
        <w:rPr>
          <w:rStyle w:val="StringTok"/>
        </w:rPr>
        <w:t>"vd"</w:t>
      </w:r>
      <w:r>
        <w:rPr>
          <w:rStyle w:val="NormalTok"/>
        </w:rPr>
        <w:t xml:space="preserve">, </w:t>
      </w:r>
      <w:r>
        <w:rPr>
          <w:rStyle w:val="StringTok"/>
        </w:rPr>
        <w:t>"vf"</w:t>
      </w:r>
      <w:r>
        <w:rPr>
          <w:rStyle w:val="NormalTok"/>
        </w:rPr>
        <w:t xml:space="preserve">, </w:t>
      </w:r>
      <w:r>
        <w:rPr>
          <w:rStyle w:val="StringTok"/>
        </w:rPr>
        <w:t>"vg"</w:t>
      </w:r>
      <w:r>
        <w:rPr>
          <w:rStyle w:val="NormalTok"/>
        </w:rPr>
        <w:t xml:space="preserve">, </w:t>
      </w:r>
      <w:r>
        <w:rPr>
          <w:rStyle w:val="StringTok"/>
        </w:rPr>
        <w:t>"vh"</w:t>
      </w:r>
      <w:r>
        <w:rPr>
          <w:rStyle w:val="NormalTok"/>
        </w:rPr>
        <w:t xml:space="preserve">, </w:t>
      </w:r>
      <w:r>
        <w:rPr>
          <w:rStyle w:val="StringTok"/>
        </w:rPr>
        <w:t>"vj"</w:t>
      </w:r>
      <w:r>
        <w:rPr>
          <w:rStyle w:val="NormalTok"/>
        </w:rPr>
        <w:t xml:space="preserve">, </w:t>
      </w:r>
      <w:r>
        <w:rPr>
          <w:rStyle w:val="StringTok"/>
        </w:rPr>
        <w:t>"vk"</w:t>
      </w:r>
      <w:r>
        <w:rPr>
          <w:rStyle w:val="NormalTok"/>
        </w:rPr>
        <w:t xml:space="preserve">, </w:t>
      </w:r>
      <w:r>
        <w:rPr>
          <w:rStyle w:val="StringTok"/>
        </w:rPr>
        <w:t>"vl"</w:t>
      </w:r>
      <w:r>
        <w:rPr>
          <w:rStyle w:val="NormalTok"/>
        </w:rPr>
        <w:t xml:space="preserve">, </w:t>
      </w:r>
      <w:r>
        <w:rPr>
          <w:rStyle w:val="StringTok"/>
        </w:rPr>
        <w:t>"vm"</w:t>
      </w:r>
      <w:r>
        <w:rPr>
          <w:rStyle w:val="NormalTok"/>
        </w:rPr>
        <w:t xml:space="preserve">, </w:t>
      </w:r>
      <w:r>
        <w:rPr>
          <w:rStyle w:val="StringTok"/>
        </w:rPr>
        <w:t>"vn"</w:t>
      </w:r>
      <w:r>
        <w:rPr>
          <w:rStyle w:val="NormalTok"/>
        </w:rPr>
        <w:t xml:space="preserve">, </w:t>
      </w:r>
      <w:r>
        <w:rPr>
          <w:rStyle w:val="StringTok"/>
        </w:rPr>
        <w:t>"vp"</w:t>
      </w:r>
      <w:r>
        <w:rPr>
          <w:rStyle w:val="NormalTok"/>
        </w:rPr>
        <w:t xml:space="preserve">, </w:t>
      </w:r>
      <w:r>
        <w:rPr>
          <w:rStyle w:val="StringTok"/>
        </w:rPr>
        <w:t>"vq"</w:t>
      </w:r>
      <w:r>
        <w:rPr>
          <w:rStyle w:val="NormalTok"/>
        </w:rPr>
        <w:t xml:space="preserve">, </w:t>
      </w:r>
      <w:r>
        <w:rPr>
          <w:rStyle w:val="StringTok"/>
        </w:rPr>
        <w:t>"vs"</w:t>
      </w:r>
      <w:r>
        <w:rPr>
          <w:rStyle w:val="NormalTok"/>
        </w:rPr>
        <w:t xml:space="preserve">, </w:t>
      </w:r>
      <w:r>
        <w:rPr>
          <w:rStyle w:val="StringTok"/>
        </w:rPr>
        <w:t>"vt"</w:t>
      </w:r>
      <w:r>
        <w:rPr>
          <w:rStyle w:val="NormalTok"/>
        </w:rPr>
        <w:t xml:space="preserve">, </w:t>
      </w:r>
      <w:r>
        <w:br/>
      </w:r>
      <w:r>
        <w:rPr>
          <w:rStyle w:val="NormalTok"/>
        </w:rPr>
        <w:t xml:space="preserve">                 </w:t>
      </w:r>
      <w:r>
        <w:rPr>
          <w:rStyle w:val="StringTok"/>
        </w:rPr>
        <w:t>"vw"</w:t>
      </w:r>
      <w:r>
        <w:rPr>
          <w:rStyle w:val="NormalTok"/>
        </w:rPr>
        <w:t xml:space="preserve">, </w:t>
      </w:r>
      <w:r>
        <w:rPr>
          <w:rStyle w:val="StringTok"/>
        </w:rPr>
        <w:t>"vx"</w:t>
      </w:r>
      <w:r>
        <w:rPr>
          <w:rStyle w:val="NormalTok"/>
        </w:rPr>
        <w:t xml:space="preserve">, </w:t>
      </w:r>
      <w:r>
        <w:rPr>
          <w:rStyle w:val="StringTok"/>
        </w:rPr>
        <w:t>"vy"</w:t>
      </w:r>
      <w:r>
        <w:rPr>
          <w:rStyle w:val="NormalTok"/>
        </w:rPr>
        <w:t xml:space="preserve">, </w:t>
      </w:r>
      <w:r>
        <w:rPr>
          <w:rStyle w:val="StringTok"/>
        </w:rPr>
        <w:t>"vz"</w:t>
      </w:r>
      <w:r>
        <w:rPr>
          <w:rStyle w:val="NormalTok"/>
        </w:rPr>
        <w:t xml:space="preserve">, </w:t>
      </w:r>
      <w:r>
        <w:rPr>
          <w:rStyle w:val="StringTok"/>
        </w:rPr>
        <w:t>"bv"</w:t>
      </w:r>
      <w:r>
        <w:rPr>
          <w:rStyle w:val="NormalTok"/>
        </w:rPr>
        <w:t xml:space="preserve">, </w:t>
      </w:r>
      <w:r>
        <w:rPr>
          <w:rStyle w:val="StringTok"/>
        </w:rPr>
        <w:t>"cv"</w:t>
      </w:r>
      <w:r>
        <w:rPr>
          <w:rStyle w:val="NormalTok"/>
        </w:rPr>
        <w:t xml:space="preserve">, </w:t>
      </w:r>
      <w:r>
        <w:rPr>
          <w:rStyle w:val="StringTok"/>
        </w:rPr>
        <w:t>"fv"</w:t>
      </w:r>
      <w:r>
        <w:rPr>
          <w:rStyle w:val="NormalTok"/>
        </w:rPr>
        <w:t xml:space="preserve">, </w:t>
      </w:r>
      <w:r>
        <w:rPr>
          <w:rStyle w:val="StringTok"/>
        </w:rPr>
        <w:t>"gv"</w:t>
      </w:r>
      <w:r>
        <w:rPr>
          <w:rStyle w:val="NormalTok"/>
        </w:rPr>
        <w:t xml:space="preserve">, </w:t>
      </w:r>
      <w:r>
        <w:rPr>
          <w:rStyle w:val="StringTok"/>
        </w:rPr>
        <w:t>"hv"</w:t>
      </w:r>
      <w:r>
        <w:rPr>
          <w:rStyle w:val="NormalTok"/>
        </w:rPr>
        <w:t xml:space="preserve">, </w:t>
      </w:r>
      <w:r>
        <w:rPr>
          <w:rStyle w:val="StringTok"/>
        </w:rPr>
        <w:t>"jv"</w:t>
      </w:r>
      <w:r>
        <w:rPr>
          <w:rStyle w:val="NormalTok"/>
        </w:rPr>
        <w:t xml:space="preserve">, </w:t>
      </w:r>
      <w:r>
        <w:rPr>
          <w:rStyle w:val="StringTok"/>
        </w:rPr>
        <w:t>"kv"</w:t>
      </w:r>
      <w:r>
        <w:rPr>
          <w:rStyle w:val="NormalTok"/>
        </w:rPr>
        <w:t xml:space="preserve">, </w:t>
      </w:r>
      <w:r>
        <w:rPr>
          <w:rStyle w:val="StringTok"/>
        </w:rPr>
        <w:t>"mv"</w:t>
      </w:r>
      <w:r>
        <w:rPr>
          <w:rStyle w:val="NormalTok"/>
        </w:rPr>
        <w:t>,</w:t>
      </w:r>
      <w:r>
        <w:br/>
      </w:r>
      <w:r>
        <w:rPr>
          <w:rStyle w:val="NormalTok"/>
        </w:rPr>
        <w:t xml:space="preserve">                 </w:t>
      </w:r>
      <w:r>
        <w:rPr>
          <w:rStyle w:val="StringTok"/>
        </w:rPr>
        <w:t>"pv"</w:t>
      </w:r>
      <w:r>
        <w:rPr>
          <w:rStyle w:val="NormalTok"/>
        </w:rPr>
        <w:t xml:space="preserve">, </w:t>
      </w:r>
      <w:r>
        <w:rPr>
          <w:rStyle w:val="StringTok"/>
        </w:rPr>
        <w:t>"qv"</w:t>
      </w:r>
      <w:r>
        <w:rPr>
          <w:rStyle w:val="NormalTok"/>
        </w:rPr>
        <w:t xml:space="preserve">, </w:t>
      </w:r>
      <w:r>
        <w:rPr>
          <w:rStyle w:val="StringTok"/>
        </w:rPr>
        <w:t>"tv"</w:t>
      </w:r>
      <w:r>
        <w:rPr>
          <w:rStyle w:val="NormalTok"/>
        </w:rPr>
        <w:t xml:space="preserve">, </w:t>
      </w:r>
      <w:r>
        <w:rPr>
          <w:rStyle w:val="StringTok"/>
        </w:rPr>
        <w:t>"wv"</w:t>
      </w:r>
      <w:r>
        <w:rPr>
          <w:rStyle w:val="NormalTok"/>
        </w:rPr>
        <w:t xml:space="preserve">, </w:t>
      </w:r>
      <w:r>
        <w:rPr>
          <w:rStyle w:val="StringTok"/>
        </w:rPr>
        <w:t>"xv"</w:t>
      </w:r>
      <w:r>
        <w:rPr>
          <w:rStyle w:val="NormalTok"/>
        </w:rPr>
        <w:t xml:space="preserve">, </w:t>
      </w:r>
      <w:r>
        <w:rPr>
          <w:rStyle w:val="StringTok"/>
        </w:rPr>
        <w:t>"yv"</w:t>
      </w:r>
      <w:r>
        <w:rPr>
          <w:rStyle w:val="NormalTok"/>
        </w:rPr>
        <w:t xml:space="preserve">, </w:t>
      </w:r>
      <w:r>
        <w:rPr>
          <w:rStyle w:val="StringTok"/>
        </w:rPr>
        <w:t>"zv"</w:t>
      </w:r>
      <w:r>
        <w:rPr>
          <w:rStyle w:val="NormalTok"/>
        </w:rPr>
        <w:t xml:space="preserve">, </w:t>
      </w:r>
      <w:r>
        <w:rPr>
          <w:rStyle w:val="StringTok"/>
        </w:rPr>
        <w:t>" sve "</w:t>
      </w:r>
      <w:r>
        <w:rPr>
          <w:rStyle w:val="NormalTok"/>
        </w:rPr>
        <w:t xml:space="preserve">, </w:t>
      </w:r>
      <w:r>
        <w:rPr>
          <w:rStyle w:val="StringTok"/>
        </w:rPr>
        <w:t>" sva "</w:t>
      </w:r>
      <w:r>
        <w:rPr>
          <w:rStyle w:val="NormalTok"/>
        </w:rPr>
        <w:t xml:space="preserve">, </w:t>
      </w:r>
      <w:r>
        <w:rPr>
          <w:rStyle w:val="StringTok"/>
        </w:rPr>
        <w:t>" svo "</w:t>
      </w:r>
      <w:r>
        <w:rPr>
          <w:rStyle w:val="NormalTok"/>
        </w:rPr>
        <w:t xml:space="preserve">, </w:t>
      </w:r>
      <w:r>
        <w:rPr>
          <w:rStyle w:val="StringTok"/>
        </w:rPr>
        <w:t>"trvi"</w:t>
      </w:r>
      <w:r>
        <w:rPr>
          <w:rStyle w:val="NormalTok"/>
        </w:rPr>
        <w:t xml:space="preserve">, </w:t>
      </w:r>
      <w:r>
        <w:rPr>
          <w:rStyle w:val="StringTok"/>
        </w:rPr>
        <w:t>"nvo "</w:t>
      </w:r>
      <w:r>
        <w:rPr>
          <w:rStyle w:val="NormalTok"/>
        </w:rPr>
        <w:t>,</w:t>
      </w:r>
      <w:r>
        <w:br/>
      </w:r>
      <w:r>
        <w:rPr>
          <w:rStyle w:val="NormalTok"/>
        </w:rPr>
        <w:t xml:space="preserve">                 </w:t>
      </w:r>
      <w:r>
        <w:rPr>
          <w:rStyle w:val="StringTok"/>
        </w:rPr>
        <w:t>"nva "</w:t>
      </w:r>
      <w:r>
        <w:rPr>
          <w:rStyle w:val="NormalTok"/>
        </w:rPr>
        <w:t xml:space="preserve">, </w:t>
      </w:r>
      <w:r>
        <w:rPr>
          <w:rStyle w:val="StringTok"/>
        </w:rPr>
        <w:t>"dvr"</w:t>
      </w:r>
      <w:r>
        <w:rPr>
          <w:rStyle w:val="NormalTok"/>
        </w:rPr>
        <w:t xml:space="preserve">, </w:t>
      </w:r>
      <w:r>
        <w:rPr>
          <w:rStyle w:val="StringTok"/>
        </w:rPr>
        <w:t>"dvi"</w:t>
      </w:r>
      <w:r>
        <w:rPr>
          <w:rStyle w:val="NormalTok"/>
        </w:rPr>
        <w:t xml:space="preserve">, </w:t>
      </w:r>
      <w:r>
        <w:rPr>
          <w:rStyle w:val="StringTok"/>
        </w:rPr>
        <w:t>" piv "</w:t>
      </w:r>
      <w:r>
        <w:rPr>
          <w:rStyle w:val="NormalTok"/>
        </w:rPr>
        <w:t xml:space="preserve">, </w:t>
      </w:r>
      <w:r>
        <w:rPr>
          <w:rStyle w:val="StringTok"/>
        </w:rPr>
        <w:t>" lvi "</w:t>
      </w:r>
      <w:r>
        <w:rPr>
          <w:rStyle w:val="NormalTok"/>
        </w:rPr>
        <w:t xml:space="preserve">, </w:t>
      </w:r>
      <w:r>
        <w:rPr>
          <w:rStyle w:val="StringTok"/>
        </w:rPr>
        <w:t>"svoi"</w:t>
      </w:r>
      <w:r>
        <w:rPr>
          <w:rStyle w:val="NormalTok"/>
        </w:rPr>
        <w:t xml:space="preserve">, </w:t>
      </w:r>
      <w:r>
        <w:rPr>
          <w:rStyle w:val="StringTok"/>
        </w:rPr>
        <w:t>" dv"</w:t>
      </w:r>
      <w:r>
        <w:rPr>
          <w:rStyle w:val="NormalTok"/>
        </w:rPr>
        <w:t xml:space="preserve">, </w:t>
      </w:r>
      <w:r>
        <w:rPr>
          <w:rStyle w:val="StringTok"/>
        </w:rPr>
        <w:t>"vr "</w:t>
      </w:r>
      <w:r>
        <w:rPr>
          <w:rStyle w:val="NormalTok"/>
        </w:rPr>
        <w:t xml:space="preserve">, </w:t>
      </w:r>
      <w:r>
        <w:rPr>
          <w:rStyle w:val="StringTok"/>
        </w:rPr>
        <w:t>"nvare"</w:t>
      </w:r>
      <w:r>
        <w:rPr>
          <w:rStyle w:val="NormalTok"/>
        </w:rPr>
        <w:t xml:space="preserve">, </w:t>
      </w:r>
      <w:r>
        <w:rPr>
          <w:rStyle w:val="StringTok"/>
        </w:rPr>
        <w:t>" Vn"</w:t>
      </w:r>
      <w:r>
        <w:rPr>
          <w:rStyle w:val="NormalTok"/>
        </w:rPr>
        <w:t xml:space="preserve">, </w:t>
      </w:r>
      <w:r>
        <w:rPr>
          <w:rStyle w:val="StringTok"/>
        </w:rPr>
        <w:t>"Qv"</w:t>
      </w:r>
      <w:r>
        <w:rPr>
          <w:rStyle w:val="NormalTok"/>
        </w:rPr>
        <w:t xml:space="preserve">, </w:t>
      </w:r>
      <w:r>
        <w:rPr>
          <w:rStyle w:val="StringTok"/>
        </w:rPr>
        <w:t>"æ"</w:t>
      </w:r>
      <w:r>
        <w:rPr>
          <w:rStyle w:val="NormalTok"/>
        </w:rPr>
        <w:t>,</w:t>
      </w:r>
      <w:r>
        <w:br/>
      </w:r>
      <w:r>
        <w:rPr>
          <w:rStyle w:val="NormalTok"/>
        </w:rPr>
        <w:t xml:space="preserve">                 </w:t>
      </w:r>
      <w:r>
        <w:rPr>
          <w:rStyle w:val="StringTok"/>
        </w:rPr>
        <w:t>"vre "</w:t>
      </w:r>
      <w:r>
        <w:rPr>
          <w:rStyle w:val="NormalTok"/>
        </w:rPr>
        <w:t xml:space="preserve">, </w:t>
      </w:r>
      <w:r>
        <w:rPr>
          <w:rStyle w:val="StringTok"/>
        </w:rPr>
        <w:t>" lv"</w:t>
      </w:r>
      <w:r>
        <w:rPr>
          <w:rStyle w:val="NormalTok"/>
        </w:rPr>
        <w:t xml:space="preserve">, </w:t>
      </w:r>
      <w:r>
        <w:rPr>
          <w:rStyle w:val="StringTok"/>
        </w:rPr>
        <w:t>" svo."</w:t>
      </w:r>
      <w:r>
        <w:rPr>
          <w:rStyle w:val="NormalTok"/>
        </w:rPr>
        <w:t xml:space="preserve">, </w:t>
      </w:r>
      <w:r>
        <w:rPr>
          <w:rStyle w:val="StringTok"/>
        </w:rPr>
        <w:t>" svo,"</w:t>
      </w:r>
      <w:r>
        <w:rPr>
          <w:rStyle w:val="NormalTok"/>
        </w:rPr>
        <w:t xml:space="preserve">, </w:t>
      </w:r>
      <w:r>
        <w:rPr>
          <w:rStyle w:val="StringTok"/>
        </w:rPr>
        <w:t>" svo?"</w:t>
      </w:r>
      <w:r>
        <w:rPr>
          <w:rStyle w:val="NormalTok"/>
        </w:rPr>
        <w:t xml:space="preserve">, </w:t>
      </w:r>
      <w:r>
        <w:rPr>
          <w:rStyle w:val="StringTok"/>
        </w:rPr>
        <w:t>" svo!"</w:t>
      </w:r>
      <w:r>
        <w:rPr>
          <w:rStyle w:val="NormalTok"/>
        </w:rPr>
        <w:t xml:space="preserve">, </w:t>
      </w:r>
      <w:r>
        <w:rPr>
          <w:rStyle w:val="StringTok"/>
        </w:rPr>
        <w:t>" svo;"</w:t>
      </w:r>
      <w:r>
        <w:rPr>
          <w:rStyle w:val="NormalTok"/>
        </w:rPr>
        <w:t xml:space="preserve">, </w:t>
      </w:r>
      <w:r>
        <w:rPr>
          <w:rStyle w:val="StringTok"/>
        </w:rPr>
        <w:t>"vrea"</w:t>
      </w:r>
      <w:r>
        <w:rPr>
          <w:rStyle w:val="NormalTok"/>
        </w:rPr>
        <w:t xml:space="preserve">, </w:t>
      </w:r>
      <w:r>
        <w:rPr>
          <w:rStyle w:val="StringTok"/>
        </w:rPr>
        <w:t>"svet"</w:t>
      </w:r>
      <w:r>
        <w:rPr>
          <w:rStyle w:val="NormalTok"/>
        </w:rPr>
        <w:t xml:space="preserve">, </w:t>
      </w:r>
      <w:r>
        <w:rPr>
          <w:rStyle w:val="StringTok"/>
        </w:rPr>
        <w:t>" lvi."</w:t>
      </w:r>
      <w:r>
        <w:rPr>
          <w:rStyle w:val="NormalTok"/>
        </w:rPr>
        <w:t>,</w:t>
      </w:r>
      <w:r>
        <w:br/>
      </w:r>
      <w:r>
        <w:rPr>
          <w:rStyle w:val="NormalTok"/>
        </w:rPr>
        <w:t xml:space="preserve">                 </w:t>
      </w:r>
      <w:r>
        <w:rPr>
          <w:rStyle w:val="StringTok"/>
        </w:rPr>
        <w:t>" lvi,"</w:t>
      </w:r>
      <w:r>
        <w:rPr>
          <w:rStyle w:val="NormalTok"/>
        </w:rPr>
        <w:t xml:space="preserve">, </w:t>
      </w:r>
      <w:r>
        <w:rPr>
          <w:rStyle w:val="StringTok"/>
        </w:rPr>
        <w:t>" lui?"</w:t>
      </w:r>
      <w:r>
        <w:rPr>
          <w:rStyle w:val="NormalTok"/>
        </w:rPr>
        <w:t xml:space="preserve">, </w:t>
      </w:r>
      <w:r>
        <w:rPr>
          <w:rStyle w:val="StringTok"/>
        </w:rPr>
        <w:t>"svra"</w:t>
      </w:r>
      <w:r>
        <w:rPr>
          <w:rStyle w:val="NormalTok"/>
        </w:rPr>
        <w:t xml:space="preserve">) </w:t>
      </w:r>
      <w:r>
        <w:rPr>
          <w:rStyle w:val="CommentTok"/>
        </w:rPr>
        <w:t># v does not normally appear before these letters</w:t>
      </w:r>
      <w:r>
        <w:br/>
      </w:r>
      <w:r>
        <w:rPr>
          <w:rStyle w:val="NormalTok"/>
        </w:rPr>
        <w:t>u_correct &lt;-</w:t>
      </w:r>
      <w:r>
        <w:rPr>
          <w:rStyle w:val="StringTok"/>
        </w:rPr>
        <w:t xml:space="preserve"> </w:t>
      </w:r>
      <w:r>
        <w:rPr>
          <w:rStyle w:val="KeywordTok"/>
        </w:rPr>
        <w:t>c</w:t>
      </w:r>
      <w:r>
        <w:rPr>
          <w:rStyle w:val="NormalTok"/>
        </w:rPr>
        <w:t>(</w:t>
      </w:r>
      <w:r>
        <w:rPr>
          <w:rStyle w:val="StringTok"/>
        </w:rPr>
        <w:t>"ub"</w:t>
      </w:r>
      <w:r>
        <w:rPr>
          <w:rStyle w:val="NormalTok"/>
        </w:rPr>
        <w:t xml:space="preserve">, </w:t>
      </w:r>
      <w:r>
        <w:rPr>
          <w:rStyle w:val="StringTok"/>
        </w:rPr>
        <w:t>"uc"</w:t>
      </w:r>
      <w:r>
        <w:rPr>
          <w:rStyle w:val="NormalTok"/>
        </w:rPr>
        <w:t xml:space="preserve">, </w:t>
      </w:r>
      <w:r>
        <w:rPr>
          <w:rStyle w:val="StringTok"/>
        </w:rPr>
        <w:t>"ud"</w:t>
      </w:r>
      <w:r>
        <w:rPr>
          <w:rStyle w:val="NormalTok"/>
        </w:rPr>
        <w:t xml:space="preserve">, </w:t>
      </w:r>
      <w:r>
        <w:rPr>
          <w:rStyle w:val="StringTok"/>
        </w:rPr>
        <w:t>"uf"</w:t>
      </w:r>
      <w:r>
        <w:rPr>
          <w:rStyle w:val="NormalTok"/>
        </w:rPr>
        <w:t xml:space="preserve">, </w:t>
      </w:r>
      <w:r>
        <w:rPr>
          <w:rStyle w:val="StringTok"/>
        </w:rPr>
        <w:t>"ug"</w:t>
      </w:r>
      <w:r>
        <w:rPr>
          <w:rStyle w:val="NormalTok"/>
        </w:rPr>
        <w:t xml:space="preserve">, </w:t>
      </w:r>
      <w:r>
        <w:rPr>
          <w:rStyle w:val="StringTok"/>
        </w:rPr>
        <w:t>"uh"</w:t>
      </w:r>
      <w:r>
        <w:rPr>
          <w:rStyle w:val="NormalTok"/>
        </w:rPr>
        <w:t xml:space="preserve">, </w:t>
      </w:r>
      <w:r>
        <w:rPr>
          <w:rStyle w:val="StringTok"/>
        </w:rPr>
        <w:t>"uj"</w:t>
      </w:r>
      <w:r>
        <w:rPr>
          <w:rStyle w:val="NormalTok"/>
        </w:rPr>
        <w:t xml:space="preserve">, </w:t>
      </w:r>
      <w:r>
        <w:rPr>
          <w:rStyle w:val="StringTok"/>
        </w:rPr>
        <w:t>"uk"</w:t>
      </w:r>
      <w:r>
        <w:rPr>
          <w:rStyle w:val="NormalTok"/>
        </w:rPr>
        <w:t xml:space="preserve">, </w:t>
      </w:r>
      <w:r>
        <w:rPr>
          <w:rStyle w:val="StringTok"/>
        </w:rPr>
        <w:t>"ul"</w:t>
      </w:r>
      <w:r>
        <w:rPr>
          <w:rStyle w:val="NormalTok"/>
        </w:rPr>
        <w:t xml:space="preserve">, </w:t>
      </w:r>
      <w:r>
        <w:rPr>
          <w:rStyle w:val="StringTok"/>
        </w:rPr>
        <w:t>"um"</w:t>
      </w:r>
      <w:r>
        <w:rPr>
          <w:rStyle w:val="NormalTok"/>
        </w:rPr>
        <w:t xml:space="preserve">, </w:t>
      </w:r>
      <w:r>
        <w:rPr>
          <w:rStyle w:val="StringTok"/>
        </w:rPr>
        <w:t>"un"</w:t>
      </w:r>
      <w:r>
        <w:rPr>
          <w:rStyle w:val="NormalTok"/>
        </w:rPr>
        <w:t xml:space="preserve">, </w:t>
      </w:r>
      <w:r>
        <w:rPr>
          <w:rStyle w:val="StringTok"/>
        </w:rPr>
        <w:t>"up"</w:t>
      </w:r>
      <w:r>
        <w:rPr>
          <w:rStyle w:val="NormalTok"/>
        </w:rPr>
        <w:t xml:space="preserve">, </w:t>
      </w:r>
      <w:r>
        <w:rPr>
          <w:rStyle w:val="StringTok"/>
        </w:rPr>
        <w:t>"uq"</w:t>
      </w:r>
      <w:r>
        <w:rPr>
          <w:rStyle w:val="NormalTok"/>
        </w:rPr>
        <w:t xml:space="preserve">, </w:t>
      </w:r>
      <w:r>
        <w:rPr>
          <w:rStyle w:val="StringTok"/>
        </w:rPr>
        <w:t>"us"</w:t>
      </w:r>
      <w:r>
        <w:rPr>
          <w:rStyle w:val="NormalTok"/>
        </w:rPr>
        <w:t xml:space="preserve">, </w:t>
      </w:r>
      <w:r>
        <w:rPr>
          <w:rStyle w:val="StringTok"/>
        </w:rPr>
        <w:t>"ut"</w:t>
      </w:r>
      <w:r>
        <w:rPr>
          <w:rStyle w:val="NormalTok"/>
        </w:rPr>
        <w:t xml:space="preserve">, </w:t>
      </w:r>
      <w:r>
        <w:br/>
      </w:r>
      <w:r>
        <w:rPr>
          <w:rStyle w:val="NormalTok"/>
        </w:rPr>
        <w:t xml:space="preserve">               </w:t>
      </w:r>
      <w:r>
        <w:rPr>
          <w:rStyle w:val="StringTok"/>
        </w:rPr>
        <w:t>"uw"</w:t>
      </w:r>
      <w:r>
        <w:rPr>
          <w:rStyle w:val="NormalTok"/>
        </w:rPr>
        <w:t xml:space="preserve">, </w:t>
      </w:r>
      <w:r>
        <w:rPr>
          <w:rStyle w:val="StringTok"/>
        </w:rPr>
        <w:t>"ux"</w:t>
      </w:r>
      <w:r>
        <w:rPr>
          <w:rStyle w:val="NormalTok"/>
        </w:rPr>
        <w:t xml:space="preserve">, </w:t>
      </w:r>
      <w:r>
        <w:rPr>
          <w:rStyle w:val="StringTok"/>
        </w:rPr>
        <w:t>"uy"</w:t>
      </w:r>
      <w:r>
        <w:rPr>
          <w:rStyle w:val="NormalTok"/>
        </w:rPr>
        <w:t xml:space="preserve">, </w:t>
      </w:r>
      <w:r>
        <w:rPr>
          <w:rStyle w:val="StringTok"/>
        </w:rPr>
        <w:t>"uz"</w:t>
      </w:r>
      <w:r>
        <w:rPr>
          <w:rStyle w:val="NormalTok"/>
        </w:rPr>
        <w:t>,</w:t>
      </w:r>
      <w:r>
        <w:rPr>
          <w:rStyle w:val="StringTok"/>
        </w:rPr>
        <w:t>"bu"</w:t>
      </w:r>
      <w:r>
        <w:rPr>
          <w:rStyle w:val="NormalTok"/>
        </w:rPr>
        <w:t xml:space="preserve">, </w:t>
      </w:r>
      <w:r>
        <w:rPr>
          <w:rStyle w:val="StringTok"/>
        </w:rPr>
        <w:t>"cu"</w:t>
      </w:r>
      <w:r>
        <w:rPr>
          <w:rStyle w:val="NormalTok"/>
        </w:rPr>
        <w:t xml:space="preserve">, </w:t>
      </w:r>
      <w:r>
        <w:rPr>
          <w:rStyle w:val="StringTok"/>
        </w:rPr>
        <w:t>"fu"</w:t>
      </w:r>
      <w:r>
        <w:rPr>
          <w:rStyle w:val="NormalTok"/>
        </w:rPr>
        <w:t xml:space="preserve">, </w:t>
      </w:r>
      <w:r>
        <w:rPr>
          <w:rStyle w:val="StringTok"/>
        </w:rPr>
        <w:t>"gu"</w:t>
      </w:r>
      <w:r>
        <w:rPr>
          <w:rStyle w:val="NormalTok"/>
        </w:rPr>
        <w:t xml:space="preserve">, </w:t>
      </w:r>
      <w:r>
        <w:rPr>
          <w:rStyle w:val="StringTok"/>
        </w:rPr>
        <w:t>"hu"</w:t>
      </w:r>
      <w:r>
        <w:rPr>
          <w:rStyle w:val="NormalTok"/>
        </w:rPr>
        <w:t xml:space="preserve">, </w:t>
      </w:r>
      <w:r>
        <w:rPr>
          <w:rStyle w:val="StringTok"/>
        </w:rPr>
        <w:t>"ju"</w:t>
      </w:r>
      <w:r>
        <w:rPr>
          <w:rStyle w:val="NormalTok"/>
        </w:rPr>
        <w:t xml:space="preserve">, </w:t>
      </w:r>
      <w:r>
        <w:rPr>
          <w:rStyle w:val="StringTok"/>
        </w:rPr>
        <w:t>"ku"</w:t>
      </w:r>
      <w:r>
        <w:rPr>
          <w:rStyle w:val="NormalTok"/>
        </w:rPr>
        <w:t xml:space="preserve">, </w:t>
      </w:r>
      <w:r>
        <w:rPr>
          <w:rStyle w:val="StringTok"/>
        </w:rPr>
        <w:t>"mu"</w:t>
      </w:r>
      <w:r>
        <w:rPr>
          <w:rStyle w:val="NormalTok"/>
        </w:rPr>
        <w:t>,</w:t>
      </w:r>
      <w:r>
        <w:br/>
      </w:r>
      <w:r>
        <w:rPr>
          <w:rStyle w:val="NormalTok"/>
        </w:rPr>
        <w:t xml:space="preserve">               </w:t>
      </w:r>
      <w:r>
        <w:rPr>
          <w:rStyle w:val="StringTok"/>
        </w:rPr>
        <w:t>"pu"</w:t>
      </w:r>
      <w:r>
        <w:rPr>
          <w:rStyle w:val="NormalTok"/>
        </w:rPr>
        <w:t xml:space="preserve">, </w:t>
      </w:r>
      <w:r>
        <w:rPr>
          <w:rStyle w:val="StringTok"/>
        </w:rPr>
        <w:t>"qu"</w:t>
      </w:r>
      <w:r>
        <w:rPr>
          <w:rStyle w:val="NormalTok"/>
        </w:rPr>
        <w:t xml:space="preserve">, </w:t>
      </w:r>
      <w:r>
        <w:rPr>
          <w:rStyle w:val="StringTok"/>
        </w:rPr>
        <w:t>"tu"</w:t>
      </w:r>
      <w:r>
        <w:rPr>
          <w:rStyle w:val="NormalTok"/>
        </w:rPr>
        <w:t xml:space="preserve">, </w:t>
      </w:r>
      <w:r>
        <w:rPr>
          <w:rStyle w:val="StringTok"/>
        </w:rPr>
        <w:t>"wu"</w:t>
      </w:r>
      <w:r>
        <w:rPr>
          <w:rStyle w:val="NormalTok"/>
        </w:rPr>
        <w:t xml:space="preserve">, </w:t>
      </w:r>
      <w:r>
        <w:rPr>
          <w:rStyle w:val="StringTok"/>
        </w:rPr>
        <w:t>"xu"</w:t>
      </w:r>
      <w:r>
        <w:rPr>
          <w:rStyle w:val="NormalTok"/>
        </w:rPr>
        <w:t xml:space="preserve">, </w:t>
      </w:r>
      <w:r>
        <w:rPr>
          <w:rStyle w:val="StringTok"/>
        </w:rPr>
        <w:t>"yu"</w:t>
      </w:r>
      <w:r>
        <w:rPr>
          <w:rStyle w:val="NormalTok"/>
        </w:rPr>
        <w:t xml:space="preserve">, </w:t>
      </w:r>
      <w:r>
        <w:rPr>
          <w:rStyle w:val="StringTok"/>
        </w:rPr>
        <w:t>"zu"</w:t>
      </w:r>
      <w:r>
        <w:rPr>
          <w:rStyle w:val="NormalTok"/>
        </w:rPr>
        <w:t xml:space="preserve">, </w:t>
      </w:r>
      <w:r>
        <w:rPr>
          <w:rStyle w:val="StringTok"/>
        </w:rPr>
        <w:t>" sue "</w:t>
      </w:r>
      <w:r>
        <w:rPr>
          <w:rStyle w:val="NormalTok"/>
        </w:rPr>
        <w:t xml:space="preserve">, </w:t>
      </w:r>
      <w:r>
        <w:rPr>
          <w:rStyle w:val="StringTok"/>
        </w:rPr>
        <w:t>" sua "</w:t>
      </w:r>
      <w:r>
        <w:rPr>
          <w:rStyle w:val="NormalTok"/>
        </w:rPr>
        <w:t xml:space="preserve">, </w:t>
      </w:r>
      <w:r>
        <w:rPr>
          <w:rStyle w:val="StringTok"/>
        </w:rPr>
        <w:t>" suo "</w:t>
      </w:r>
      <w:r>
        <w:rPr>
          <w:rStyle w:val="NormalTok"/>
        </w:rPr>
        <w:t xml:space="preserve">, </w:t>
      </w:r>
      <w:r>
        <w:rPr>
          <w:rStyle w:val="StringTok"/>
        </w:rPr>
        <w:t>"trui"</w:t>
      </w:r>
      <w:r>
        <w:rPr>
          <w:rStyle w:val="NormalTok"/>
        </w:rPr>
        <w:t xml:space="preserve">, </w:t>
      </w:r>
      <w:r>
        <w:rPr>
          <w:rStyle w:val="StringTok"/>
        </w:rPr>
        <w:t>"nuo "</w:t>
      </w:r>
      <w:r>
        <w:rPr>
          <w:rStyle w:val="NormalTok"/>
        </w:rPr>
        <w:t>,</w:t>
      </w:r>
      <w:r>
        <w:br/>
      </w:r>
      <w:r>
        <w:rPr>
          <w:rStyle w:val="NormalTok"/>
        </w:rPr>
        <w:lastRenderedPageBreak/>
        <w:t xml:space="preserve">               </w:t>
      </w:r>
      <w:r>
        <w:rPr>
          <w:rStyle w:val="StringTok"/>
        </w:rPr>
        <w:t>"nua "</w:t>
      </w:r>
      <w:r>
        <w:rPr>
          <w:rStyle w:val="NormalTok"/>
        </w:rPr>
        <w:t xml:space="preserve">, </w:t>
      </w:r>
      <w:r>
        <w:rPr>
          <w:rStyle w:val="StringTok"/>
        </w:rPr>
        <w:t>"dur"</w:t>
      </w:r>
      <w:r>
        <w:rPr>
          <w:rStyle w:val="NormalTok"/>
        </w:rPr>
        <w:t xml:space="preserve">, </w:t>
      </w:r>
      <w:r>
        <w:rPr>
          <w:rStyle w:val="StringTok"/>
        </w:rPr>
        <w:t>"dui"</w:t>
      </w:r>
      <w:r>
        <w:rPr>
          <w:rStyle w:val="NormalTok"/>
        </w:rPr>
        <w:t xml:space="preserve">, </w:t>
      </w:r>
      <w:r>
        <w:rPr>
          <w:rStyle w:val="StringTok"/>
        </w:rPr>
        <w:t>" piu "</w:t>
      </w:r>
      <w:r>
        <w:rPr>
          <w:rStyle w:val="NormalTok"/>
        </w:rPr>
        <w:t xml:space="preserve">, </w:t>
      </w:r>
      <w:r>
        <w:rPr>
          <w:rStyle w:val="StringTok"/>
        </w:rPr>
        <w:t>" lui "</w:t>
      </w:r>
      <w:r>
        <w:rPr>
          <w:rStyle w:val="NormalTok"/>
        </w:rPr>
        <w:t xml:space="preserve">, </w:t>
      </w:r>
      <w:r>
        <w:rPr>
          <w:rStyle w:val="StringTok"/>
        </w:rPr>
        <w:t>"suoi"</w:t>
      </w:r>
      <w:r>
        <w:rPr>
          <w:rStyle w:val="NormalTok"/>
        </w:rPr>
        <w:t xml:space="preserve">, </w:t>
      </w:r>
      <w:r>
        <w:rPr>
          <w:rStyle w:val="StringTok"/>
        </w:rPr>
        <w:t>" du"</w:t>
      </w:r>
      <w:r>
        <w:rPr>
          <w:rStyle w:val="NormalTok"/>
        </w:rPr>
        <w:t xml:space="preserve">, </w:t>
      </w:r>
      <w:r>
        <w:rPr>
          <w:rStyle w:val="StringTok"/>
        </w:rPr>
        <w:t>"ur "</w:t>
      </w:r>
      <w:r>
        <w:rPr>
          <w:rStyle w:val="NormalTok"/>
        </w:rPr>
        <w:t xml:space="preserve">, </w:t>
      </w:r>
      <w:r>
        <w:rPr>
          <w:rStyle w:val="StringTok"/>
        </w:rPr>
        <w:t>"nuare"</w:t>
      </w:r>
      <w:r>
        <w:rPr>
          <w:rStyle w:val="NormalTok"/>
        </w:rPr>
        <w:t xml:space="preserve">, </w:t>
      </w:r>
      <w:r>
        <w:rPr>
          <w:rStyle w:val="StringTok"/>
        </w:rPr>
        <w:t>"Un"</w:t>
      </w:r>
      <w:r>
        <w:rPr>
          <w:rStyle w:val="NormalTok"/>
        </w:rPr>
        <w:t xml:space="preserve">, </w:t>
      </w:r>
      <w:r>
        <w:rPr>
          <w:rStyle w:val="StringTok"/>
        </w:rPr>
        <w:t>"Qu"</w:t>
      </w:r>
      <w:r>
        <w:rPr>
          <w:rStyle w:val="NormalTok"/>
        </w:rPr>
        <w:t xml:space="preserve">, </w:t>
      </w:r>
      <w:r>
        <w:rPr>
          <w:rStyle w:val="StringTok"/>
        </w:rPr>
        <w:t>"ae"</w:t>
      </w:r>
      <w:r>
        <w:rPr>
          <w:rStyle w:val="NormalTok"/>
        </w:rPr>
        <w:t xml:space="preserve">, </w:t>
      </w:r>
      <w:r>
        <w:br/>
      </w:r>
      <w:r>
        <w:rPr>
          <w:rStyle w:val="NormalTok"/>
        </w:rPr>
        <w:t xml:space="preserve">               </w:t>
      </w:r>
      <w:r>
        <w:rPr>
          <w:rStyle w:val="StringTok"/>
        </w:rPr>
        <w:t>"ure "</w:t>
      </w:r>
      <w:r>
        <w:rPr>
          <w:rStyle w:val="NormalTok"/>
        </w:rPr>
        <w:t xml:space="preserve">, </w:t>
      </w:r>
      <w:r>
        <w:rPr>
          <w:rStyle w:val="StringTok"/>
        </w:rPr>
        <w:t>" lu"</w:t>
      </w:r>
      <w:r>
        <w:rPr>
          <w:rStyle w:val="NormalTok"/>
        </w:rPr>
        <w:t xml:space="preserve">, </w:t>
      </w:r>
      <w:r>
        <w:rPr>
          <w:rStyle w:val="StringTok"/>
        </w:rPr>
        <w:t>" suo."</w:t>
      </w:r>
      <w:r>
        <w:rPr>
          <w:rStyle w:val="NormalTok"/>
        </w:rPr>
        <w:t>,</w:t>
      </w:r>
      <w:r>
        <w:rPr>
          <w:rStyle w:val="StringTok"/>
        </w:rPr>
        <w:t>" suo,"</w:t>
      </w:r>
      <w:r>
        <w:rPr>
          <w:rStyle w:val="NormalTok"/>
        </w:rPr>
        <w:t xml:space="preserve">, </w:t>
      </w:r>
      <w:r>
        <w:rPr>
          <w:rStyle w:val="StringTok"/>
        </w:rPr>
        <w:t>" suo?"</w:t>
      </w:r>
      <w:r>
        <w:rPr>
          <w:rStyle w:val="NormalTok"/>
        </w:rPr>
        <w:t xml:space="preserve">, </w:t>
      </w:r>
      <w:r>
        <w:rPr>
          <w:rStyle w:val="StringTok"/>
        </w:rPr>
        <w:t>" suo!"</w:t>
      </w:r>
      <w:r>
        <w:rPr>
          <w:rStyle w:val="NormalTok"/>
        </w:rPr>
        <w:t xml:space="preserve">, </w:t>
      </w:r>
      <w:r>
        <w:rPr>
          <w:rStyle w:val="StringTok"/>
        </w:rPr>
        <w:t>" suo;"</w:t>
      </w:r>
      <w:r>
        <w:rPr>
          <w:rStyle w:val="NormalTok"/>
        </w:rPr>
        <w:t xml:space="preserve">, </w:t>
      </w:r>
      <w:r>
        <w:rPr>
          <w:rStyle w:val="StringTok"/>
        </w:rPr>
        <w:t>"urea"</w:t>
      </w:r>
      <w:r>
        <w:rPr>
          <w:rStyle w:val="NormalTok"/>
        </w:rPr>
        <w:t xml:space="preserve">, </w:t>
      </w:r>
      <w:r>
        <w:rPr>
          <w:rStyle w:val="StringTok"/>
        </w:rPr>
        <w:t>"suet"</w:t>
      </w:r>
      <w:r>
        <w:rPr>
          <w:rStyle w:val="NormalTok"/>
        </w:rPr>
        <w:t xml:space="preserve">, </w:t>
      </w:r>
      <w:r>
        <w:rPr>
          <w:rStyle w:val="StringTok"/>
        </w:rPr>
        <w:t>" lui."</w:t>
      </w:r>
      <w:r>
        <w:rPr>
          <w:rStyle w:val="NormalTok"/>
        </w:rPr>
        <w:t>,</w:t>
      </w:r>
      <w:r>
        <w:br/>
      </w:r>
      <w:r>
        <w:rPr>
          <w:rStyle w:val="NormalTok"/>
        </w:rPr>
        <w:t xml:space="preserve">               </w:t>
      </w:r>
      <w:r>
        <w:rPr>
          <w:rStyle w:val="StringTok"/>
        </w:rPr>
        <w:t>" lui,"</w:t>
      </w:r>
      <w:r>
        <w:rPr>
          <w:rStyle w:val="NormalTok"/>
        </w:rPr>
        <w:t xml:space="preserve">, </w:t>
      </w:r>
      <w:r>
        <w:rPr>
          <w:rStyle w:val="StringTok"/>
        </w:rPr>
        <w:t>" lui?"</w:t>
      </w:r>
      <w:r>
        <w:rPr>
          <w:rStyle w:val="NormalTok"/>
        </w:rPr>
        <w:t xml:space="preserve">, </w:t>
      </w:r>
      <w:r>
        <w:rPr>
          <w:rStyle w:val="StringTok"/>
        </w:rPr>
        <w:t>"sura"</w:t>
      </w:r>
      <w:r>
        <w:rPr>
          <w:rStyle w:val="NormalTok"/>
        </w:rPr>
        <w:t>)</w:t>
      </w:r>
    </w:p>
    <w:p w14:paraId="60D5C7EB" w14:textId="77777777" w:rsidR="00207065" w:rsidRDefault="00000000">
      <w:pPr>
        <w:pStyle w:val="FirstParagraph"/>
      </w:pPr>
      <w:r>
        <w:t>The code is not elegant, but captures quantitative information about each document, the words in the document, and the author. As shown in the figure below, the underlying metadata is also contextualized within the corpus. The results are stored as RDS objects to be loaded into memory when the user chooses a subcorpus for exploration.</w:t>
      </w:r>
    </w:p>
    <w:p w14:paraId="04637265" w14:textId="77777777" w:rsidR="00207065" w:rsidRDefault="00000000">
      <w:pPr>
        <w:pStyle w:val="SourceCode"/>
      </w:pPr>
      <w:r>
        <w:rPr>
          <w:rStyle w:val="KeywordTok"/>
        </w:rPr>
        <w:t>display_png</w:t>
      </w:r>
      <w:r>
        <w:rPr>
          <w:rStyle w:val="NormalTok"/>
        </w:rPr>
        <w:t>(</w:t>
      </w:r>
      <w:r>
        <w:rPr>
          <w:rStyle w:val="DataTypeTok"/>
        </w:rPr>
        <w:t>file=</w:t>
      </w:r>
      <w:r>
        <w:rPr>
          <w:rStyle w:val="StringTok"/>
        </w:rPr>
        <w:t>"./media/GaLiLeOTextAttributes.png"</w:t>
      </w:r>
      <w:r>
        <w:rPr>
          <w:rStyle w:val="NormalTok"/>
        </w:rPr>
        <w:t>)</w:t>
      </w:r>
    </w:p>
    <w:p w14:paraId="76282F01" w14:textId="77777777" w:rsidR="00207065" w:rsidRDefault="00000000">
      <w:pPr>
        <w:pStyle w:val="FirstParagraph"/>
      </w:pPr>
      <w:r>
        <w:rPr>
          <w:noProof/>
        </w:rPr>
        <w:drawing>
          <wp:inline distT="0" distB="0" distL="0" distR="0" wp14:anchorId="05AA1AF0" wp14:editId="69D82D12">
            <wp:extent cx="5334000" cy="4320540"/>
            <wp:effectExtent l="0" t="0" r="0" b="0"/>
            <wp:docPr id="398357073" name="Picture"/>
            <wp:cNvGraphicFramePr/>
            <a:graphic xmlns:a="http://schemas.openxmlformats.org/drawingml/2006/main">
              <a:graphicData uri="http://schemas.openxmlformats.org/drawingml/2006/picture">
                <pic:pic xmlns:pic="http://schemas.openxmlformats.org/drawingml/2006/picture">
                  <pic:nvPicPr>
                    <pic:cNvPr id="0" name="Picture" descr="81552684cac4525a9db282bc2ae461f08d96edd7.png"/>
                    <pic:cNvPicPr>
                      <a:picLocks noChangeAspect="1" noChangeArrowheads="1"/>
                    </pic:cNvPicPr>
                  </pic:nvPicPr>
                  <pic:blipFill>
                    <a:blip r:embed="rId13"/>
                    <a:stretch>
                      <a:fillRect/>
                    </a:stretch>
                  </pic:blipFill>
                  <pic:spPr bwMode="auto">
                    <a:xfrm>
                      <a:off x="0" y="0"/>
                      <a:ext cx="5334000" cy="4320540"/>
                    </a:xfrm>
                    <a:prstGeom prst="rect">
                      <a:avLst/>
                    </a:prstGeom>
                    <a:noFill/>
                    <a:ln w="9525">
                      <a:noFill/>
                      <a:headEnd/>
                      <a:tailEnd/>
                    </a:ln>
                  </pic:spPr>
                </pic:pic>
              </a:graphicData>
            </a:graphic>
          </wp:inline>
        </w:drawing>
      </w:r>
    </w:p>
    <w:p w14:paraId="7EA040E8" w14:textId="77777777" w:rsidR="00207065" w:rsidRDefault="00000000">
      <w:pPr>
        <w:pStyle w:val="BodyText"/>
      </w:pPr>
      <w:r>
        <w:t xml:space="preserve">Figure 4 outlines the specific and relative information created and saved for each document. Again, there are redundancies and inefficiencies since this is an alpha-prototype coded by a humanist. Many of the attributes are recorded with variations: tokenization includes and excludes punctuation, stylistic similarity based on three different feature classes and two distance measures, as well as distinguishing between documents written by Galileo and those written by other authors. The goals were twofold: achieve as many perspectives as possible on the texts and word types as well as explore the strengths or limitations of each perspective in comparison to the others. Creating many of the features also allows for querying by attribute range rather than the specific attribute. For example, </w:t>
      </w:r>
      <w:r>
        <w:lastRenderedPageBreak/>
        <w:t>by saving the contextual information, a user could identify authors who wrote many documents in the corpus, but were the recipient of none.</w:t>
      </w:r>
    </w:p>
    <w:p w14:paraId="64E6F4BF" w14:textId="77777777" w:rsidR="00207065" w:rsidRDefault="00000000">
      <w:pPr>
        <w:pStyle w:val="BodyText"/>
      </w:pPr>
      <w:r>
        <w:t>As Rockwell and Sinclair point out, these hermeneutica draw our attention to "the materiality of interpretation." (, 152) For GaLiLeO the materialities rest on two kinds of instantiations of interpretation: providing context around specific documents or words and experimenting with pattern-based inquiry. The contextual output draws attention to the marginal, mainstream, and missing information related to a query. Data about commonalities and differences appear together by default. Pattern-based functions, currently at the end of the prototype, push the materiality of interpretation further by asking the scholar to frame a question without knowing a specific document, word, or author that might meet the criteria.</w:t>
      </w:r>
    </w:p>
    <w:p w14:paraId="0B4835F5" w14:textId="77777777" w:rsidR="00207065" w:rsidRDefault="00000000">
      <w:pPr>
        <w:pStyle w:val="BodyText"/>
      </w:pPr>
      <w:r>
        <w:t>Typical document-retrieval design would require the user to have one of two things:</w:t>
      </w:r>
    </w:p>
    <w:p w14:paraId="6C4AA110" w14:textId="77777777" w:rsidR="00207065" w:rsidRDefault="00000000">
      <w:pPr>
        <w:numPr>
          <w:ilvl w:val="0"/>
          <w:numId w:val="3"/>
        </w:numPr>
      </w:pPr>
      <w:r>
        <w:t>prior knowledge of key actors in the period, important dates, sites of intellectual exchange, and significant keywords (all likely brought to light by previous scholarship)</w:t>
      </w:r>
    </w:p>
    <w:p w14:paraId="0611D156" w14:textId="77777777" w:rsidR="00207065" w:rsidRDefault="00000000">
      <w:pPr>
        <w:numPr>
          <w:ilvl w:val="0"/>
          <w:numId w:val="3"/>
        </w:numPr>
      </w:pPr>
      <w:r>
        <w:t>enough curiosity to provoke browsing ordered lists of people, dates, places, or concordances in the hopes of finding something interesting</w:t>
      </w:r>
    </w:p>
    <w:p w14:paraId="749880B8" w14:textId="77777777" w:rsidR="00207065" w:rsidRDefault="00000000">
      <w:pPr>
        <w:pStyle w:val="FirstParagraph"/>
      </w:pPr>
      <w:r>
        <w:t>While our underlying data does capture information about people and places (with Named Entity Recognition to be implemented), it also tries to bring to light the bigger picture in which they appeared. GaLiLeO gives relevance to inconsistencies, prizes the anomalous, renews the priority of the individual text or author, draws attention to gaps, and capitalizes on juxtaposition to provoke new inquiry.</w:t>
      </w:r>
    </w:p>
    <w:p w14:paraId="198F00B1" w14:textId="77777777" w:rsidR="00207065" w:rsidRDefault="00000000">
      <w:pPr>
        <w:pStyle w:val="BodyText"/>
      </w:pPr>
      <w:r>
        <w:t>For example, in the "Instruments and Materials" documents without full text, the dates of coverage were 1506-1642 (the year of Galileo's death). With mean and median years in the mid-1620s, there is potentially an emphasis on discussions of experimentation supported by tools and instruments in the correspondence written in later decades of Galileo's life. Yet, in terms of chronological representation of the overall corpus, it is also heavily skewed toward the later years of Galileo's life, when his fame was such that correspondence increased and the need for preserving a record of communication with famous individuals became apparent.</w:t>
      </w:r>
    </w:p>
    <w:p w14:paraId="1E1A44DE" w14:textId="77777777" w:rsidR="00207065" w:rsidRDefault="00000000">
      <w:pPr>
        <w:pStyle w:val="SourceCode"/>
      </w:pPr>
      <w:r>
        <w:rPr>
          <w:rStyle w:val="KeywordTok"/>
        </w:rPr>
        <w:t>date_range</w:t>
      </w:r>
      <w:r>
        <w:rPr>
          <w:rStyle w:val="NormalTok"/>
        </w:rPr>
        <w:t>(all_years)</w:t>
      </w:r>
    </w:p>
    <w:p w14:paraId="70D0C5D2" w14:textId="77777777" w:rsidR="00207065" w:rsidRDefault="00000000">
      <w:pPr>
        <w:pStyle w:val="SourceCode"/>
      </w:pPr>
      <w:r>
        <w:rPr>
          <w:rStyle w:val="VerbatimChar"/>
        </w:rPr>
        <w:t>The earliest year is  1565 .</w:t>
      </w:r>
      <w:r>
        <w:br/>
      </w:r>
      <w:r>
        <w:rPr>
          <w:rStyle w:val="VerbatimChar"/>
        </w:rPr>
        <w:t>The latest year is  1641 .</w:t>
      </w:r>
      <w:r>
        <w:br/>
      </w:r>
      <w:r>
        <w:rPr>
          <w:rStyle w:val="VerbatimChar"/>
        </w:rPr>
        <w:t>Here is a numerical summary of the spread of dates covered:</w:t>
      </w:r>
      <w:r>
        <w:br/>
      </w:r>
      <w:r>
        <w:rPr>
          <w:rStyle w:val="VerbatimChar"/>
        </w:rPr>
        <w:t xml:space="preserve">   Min. 1st Qu.  Median    Mean 3rd Qu.    Max. </w:t>
      </w:r>
      <w:r>
        <w:br/>
      </w:r>
      <w:r>
        <w:rPr>
          <w:rStyle w:val="VerbatimChar"/>
        </w:rPr>
        <w:t xml:space="preserve">   1565    1613    1629    1624    1635    1641 </w:t>
      </w:r>
    </w:p>
    <w:p w14:paraId="14420CF1" w14:textId="77777777" w:rsidR="00207065" w:rsidRDefault="00000000">
      <w:pPr>
        <w:pStyle w:val="FirstParagraph"/>
      </w:pPr>
      <w:r>
        <w:t xml:space="preserve">The following code cell shows a simplistic example of how this was instantiated in terms of creating both the model of the data, but also a model for contextualizing any document. The context, ideally, was provocation for further inquiry based on the results (the circumstances influencing the events). Users are immediately greeted with information about the years of coverage in their subcorpus, shown in the code snippet and then </w:t>
      </w:r>
      <w:r>
        <w:lastRenderedPageBreak/>
        <w:t>rendered specifically for one document of interest that will serve as the example for the rest of this article.</w:t>
      </w:r>
    </w:p>
    <w:p w14:paraId="44F73292" w14:textId="77777777" w:rsidR="00207065" w:rsidRDefault="00000000">
      <w:pPr>
        <w:pStyle w:val="SourceCode"/>
      </w:pPr>
      <w:r>
        <w:rPr>
          <w:rStyle w:val="CommentTok"/>
        </w:rPr>
        <w:t>#Get year information</w:t>
      </w:r>
      <w:r>
        <w:br/>
      </w:r>
      <w:r>
        <w:rPr>
          <w:rStyle w:val="NormalTok"/>
        </w:rPr>
        <w:t>years &lt;-</w:t>
      </w:r>
      <w:r>
        <w:rPr>
          <w:rStyle w:val="StringTok"/>
        </w:rPr>
        <w:t xml:space="preserve"> </w:t>
      </w:r>
      <w:r>
        <w:rPr>
          <w:rStyle w:val="KeywordTok"/>
        </w:rPr>
        <w:t>as.numeric</w:t>
      </w:r>
      <w:r>
        <w:rPr>
          <w:rStyle w:val="NormalTok"/>
        </w:rPr>
        <w:t>()</w:t>
      </w:r>
      <w:r>
        <w:br/>
      </w:r>
      <w:r>
        <w:rPr>
          <w:rStyle w:val="ControlFlowTok"/>
        </w:rPr>
        <w:t>for</w:t>
      </w:r>
      <w:r>
        <w:rPr>
          <w:rStyle w:val="NormalTok"/>
        </w:rPr>
        <w:t xml:space="preserve"> (d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(text_attributes)){</w:t>
      </w:r>
      <w:r>
        <w:br/>
      </w:r>
      <w:r>
        <w:rPr>
          <w:rStyle w:val="NormalTok"/>
        </w:rPr>
        <w:t xml:space="preserve">  year &lt;-</w:t>
      </w:r>
      <w:r>
        <w:rPr>
          <w:rStyle w:val="StringTok"/>
        </w:rPr>
        <w:t xml:space="preserve"> </w:t>
      </w:r>
      <w:r>
        <w:rPr>
          <w:rStyle w:val="KeywordTok"/>
        </w:rPr>
        <w:t>as.numeric</w:t>
      </w:r>
      <w:r>
        <w:rPr>
          <w:rStyle w:val="NormalTok"/>
        </w:rPr>
        <w:t>(text_attributes[[d]]</w:t>
      </w:r>
      <w:r>
        <w:rPr>
          <w:rStyle w:val="OperatorTok"/>
        </w:rPr>
        <w:t>$</w:t>
      </w:r>
      <w:r>
        <w:rPr>
          <w:rStyle w:val="NormalTok"/>
        </w:rPr>
        <w:t>Year)</w:t>
      </w:r>
      <w:r>
        <w:br/>
      </w:r>
      <w:r>
        <w:rPr>
          <w:rStyle w:val="NormalTok"/>
        </w:rPr>
        <w:t xml:space="preserve">  years &lt;-</w:t>
      </w:r>
      <w:r>
        <w:rPr>
          <w:rStyle w:val="StringTok"/>
        </w:rPr>
        <w:t xml:space="preserve"> </w:t>
      </w:r>
      <w:r>
        <w:rPr>
          <w:rStyle w:val="KeywordTok"/>
        </w:rPr>
        <w:t>c</w:t>
      </w:r>
      <w:r>
        <w:rPr>
          <w:rStyle w:val="NormalTok"/>
        </w:rPr>
        <w:t>(years, year)</w:t>
      </w:r>
      <w:r>
        <w:br/>
      </w:r>
      <w:r>
        <w:rPr>
          <w:rStyle w:val="NormalTok"/>
        </w:rPr>
        <w:t>}</w:t>
      </w:r>
      <w:r>
        <w:br/>
      </w:r>
      <w:r>
        <w:rPr>
          <w:rStyle w:val="NormalTok"/>
        </w:rPr>
        <w:t>all_years &lt;-</w:t>
      </w:r>
      <w:r>
        <w:rPr>
          <w:rStyle w:val="StringTok"/>
        </w:rPr>
        <w:t xml:space="preserve"> </w:t>
      </w:r>
      <w:r>
        <w:rPr>
          <w:rStyle w:val="KeywordTok"/>
        </w:rPr>
        <w:t>sort</w:t>
      </w:r>
      <w:r>
        <w:rPr>
          <w:rStyle w:val="NormalTok"/>
        </w:rPr>
        <w:t xml:space="preserve">(years, </w:t>
      </w:r>
      <w:r>
        <w:rPr>
          <w:rStyle w:val="DataTypeTok"/>
        </w:rPr>
        <w:t>decreasing =</w:t>
      </w:r>
      <w:r>
        <w:rPr>
          <w:rStyle w:val="NormalTok"/>
        </w:rPr>
        <w:t xml:space="preserve"> F)</w:t>
      </w:r>
      <w:r>
        <w:br/>
      </w:r>
      <w:r>
        <w:rPr>
          <w:rStyle w:val="NormalTok"/>
        </w:rPr>
        <w:t>years_df &lt;-</w:t>
      </w:r>
      <w:r>
        <w:rPr>
          <w:rStyle w:val="StringTok"/>
        </w:rPr>
        <w:t xml:space="preserve"> </w:t>
      </w:r>
      <w:r>
        <w:rPr>
          <w:rStyle w:val="KeywordTok"/>
        </w:rPr>
        <w:t>as.data.frame</w:t>
      </w:r>
      <w:r>
        <w:rPr>
          <w:rStyle w:val="NormalTok"/>
        </w:rPr>
        <w:t>(</w:t>
      </w:r>
      <w:r>
        <w:rPr>
          <w:rStyle w:val="KeywordTok"/>
        </w:rPr>
        <w:t>table</w:t>
      </w:r>
      <w:r>
        <w:rPr>
          <w:rStyle w:val="NormalTok"/>
        </w:rPr>
        <w:t>(all_years))</w:t>
      </w:r>
      <w:r>
        <w:br/>
      </w:r>
      <w:r>
        <w:rPr>
          <w:rStyle w:val="NormalTok"/>
        </w:rPr>
        <w:t>years_df</w:t>
      </w:r>
      <w:r>
        <w:rPr>
          <w:rStyle w:val="OperatorTok"/>
        </w:rPr>
        <w:t>$</w:t>
      </w:r>
      <w:r>
        <w:rPr>
          <w:rStyle w:val="NormalTok"/>
        </w:rPr>
        <w:t>Color &lt;-</w:t>
      </w:r>
      <w:r>
        <w:rPr>
          <w:rStyle w:val="StringTok"/>
        </w:rPr>
        <w:t xml:space="preserve"> "No"</w:t>
      </w:r>
      <w:r>
        <w:br/>
      </w:r>
      <w:r>
        <w:rPr>
          <w:rStyle w:val="KeywordTok"/>
        </w:rPr>
        <w:t>colnames</w:t>
      </w:r>
      <w:r>
        <w:rPr>
          <w:rStyle w:val="NormalTok"/>
        </w:rPr>
        <w:t>(years_df) &lt;-</w:t>
      </w:r>
      <w:r>
        <w:rPr>
          <w:rStyle w:val="StringTok"/>
        </w:rPr>
        <w:t xml:space="preserve"> </w:t>
      </w:r>
      <w:r>
        <w:rPr>
          <w:rStyle w:val="KeywordTok"/>
        </w:rPr>
        <w:t>c</w:t>
      </w:r>
      <w:r>
        <w:rPr>
          <w:rStyle w:val="NormalTok"/>
        </w:rPr>
        <w:t>(</w:t>
      </w:r>
      <w:r>
        <w:rPr>
          <w:rStyle w:val="StringTok"/>
        </w:rPr>
        <w:t>"Year"</w:t>
      </w:r>
      <w:r>
        <w:rPr>
          <w:rStyle w:val="NormalTok"/>
        </w:rPr>
        <w:t xml:space="preserve">, </w:t>
      </w:r>
      <w:r>
        <w:rPr>
          <w:rStyle w:val="StringTok"/>
        </w:rPr>
        <w:t>"Count"</w:t>
      </w:r>
      <w:r>
        <w:rPr>
          <w:rStyle w:val="NormalTok"/>
        </w:rPr>
        <w:t xml:space="preserve">, </w:t>
      </w:r>
      <w:r>
        <w:rPr>
          <w:rStyle w:val="StringTok"/>
        </w:rPr>
        <w:t>"Color"</w:t>
      </w:r>
      <w:r>
        <w:rPr>
          <w:rStyle w:val="NormalTok"/>
        </w:rPr>
        <w:t>)</w:t>
      </w:r>
      <w:r>
        <w:br/>
      </w:r>
      <w:r>
        <w:br/>
      </w:r>
      <w:r>
        <w:rPr>
          <w:rStyle w:val="CommentTok"/>
        </w:rPr>
        <w:t>#Partial representation of the function to highlight contextual data about years</w:t>
      </w:r>
      <w:r>
        <w:br/>
      </w:r>
      <w:r>
        <w:rPr>
          <w:rStyle w:val="CommentTok"/>
        </w:rPr>
        <w:t>#Commented out to avoid overwriting the full function loaded earlier</w:t>
      </w:r>
      <w:r>
        <w:br/>
      </w:r>
      <w:r>
        <w:br/>
      </w:r>
      <w:r>
        <w:rPr>
          <w:rStyle w:val="CommentTok"/>
        </w:rPr>
        <w:t>#choose_doc &lt;- function(text_list, corpus_metadata, full_ID){</w:t>
      </w:r>
      <w:r>
        <w:br/>
      </w:r>
      <w:r>
        <w:rPr>
          <w:rStyle w:val="CommentTok"/>
        </w:rPr>
        <w:t>#  tl_index &lt;- which(Full_IDs == full_ID)</w:t>
      </w:r>
      <w:r>
        <w:br/>
      </w:r>
      <w:r>
        <w:rPr>
          <w:rStyle w:val="CommentTok"/>
        </w:rPr>
        <w:t>#  for (j in 1:length(tl_index)){</w:t>
      </w:r>
      <w:r>
        <w:br/>
      </w:r>
      <w:r>
        <w:rPr>
          <w:rStyle w:val="CommentTok"/>
        </w:rPr>
        <w:t>#    cat("This is 1 of ", text_list[[tl_index[j]]]$AuthorDocs, " documents written by ", text_list[[tl_index[j]]]$Author, "in the corpus.\n")</w:t>
      </w:r>
      <w:r>
        <w:br/>
      </w:r>
      <w:r>
        <w:rPr>
          <w:rStyle w:val="CommentTok"/>
        </w:rPr>
        <w:t>#    cat("The title is: ", corpus_metadata[[tl_index[j]]]$Metadata$Title, "\n")</w:t>
      </w:r>
      <w:r>
        <w:br/>
      </w:r>
      <w:r>
        <w:rPr>
          <w:rStyle w:val="CommentTok"/>
        </w:rPr>
        <w:t>#    cat("\nIt was written or published ", text_list[[tl_index[j]]]$Year, ".\n")</w:t>
      </w:r>
      <w:r>
        <w:br/>
      </w:r>
      <w:r>
        <w:rPr>
          <w:rStyle w:val="CommentTok"/>
        </w:rPr>
        <w:t>#    cat(text_list[[tl_index[j]]]$YearInfo$SameYear, "document(s) was (were) dated or (published) in the same year.\n")</w:t>
      </w:r>
      <w:r>
        <w:br/>
      </w:r>
      <w:r>
        <w:rPr>
          <w:rStyle w:val="CommentTok"/>
        </w:rPr>
        <w:t xml:space="preserve">#    cat(text_list[[tl_index[j]]]$YearInfo$Before, "document(s) was (were) dated or (published) in the years before it.\n", </w:t>
      </w:r>
      <w:r>
        <w:br/>
      </w:r>
      <w:r>
        <w:rPr>
          <w:rStyle w:val="CommentTok"/>
        </w:rPr>
        <w:t>#        text_list[[tl_index[j]]]$YearInfo$After, "document(s) was (were) dated or (published) in years after it.\n")</w:t>
      </w:r>
      <w:r>
        <w:br/>
      </w:r>
      <w:r>
        <w:rPr>
          <w:rStyle w:val="CommentTok"/>
        </w:rPr>
        <w:t>#    target_y &lt;- text_list[[tl_index[j]]]$Year</w:t>
      </w:r>
      <w:r>
        <w:br/>
      </w:r>
      <w:r>
        <w:rPr>
          <w:rStyle w:val="CommentTok"/>
        </w:rPr>
        <w:t>#    years_df$Color[which(years_df$Year == target_y)] &lt;- "Yes"</w:t>
      </w:r>
      <w:r>
        <w:br/>
      </w:r>
      <w:r>
        <w:rPr>
          <w:rStyle w:val="CommentTok"/>
        </w:rPr>
        <w:t xml:space="preserve">#    </w:t>
      </w:r>
      <w:r>
        <w:br/>
      </w:r>
      <w:r>
        <w:rPr>
          <w:rStyle w:val="CommentTok"/>
        </w:rPr>
        <w:t>#    y&lt;-ggplot(years_df, aes(x=as.numeric(Year), y=Count, fill=factor(Color))) +</w:t>
      </w:r>
      <w:r>
        <w:br/>
      </w:r>
      <w:r>
        <w:rPr>
          <w:rStyle w:val="CommentTok"/>
        </w:rPr>
        <w:t>#      geom_bar(stat="identity")+theme_minimal() +</w:t>
      </w:r>
      <w:r>
        <w:br/>
      </w:r>
      <w:r>
        <w:rPr>
          <w:rStyle w:val="CommentTok"/>
        </w:rPr>
        <w:t>#      theme(axis.text.x= element_text(angle = 45)) +</w:t>
      </w:r>
      <w:r>
        <w:br/>
      </w:r>
      <w:r>
        <w:rPr>
          <w:rStyle w:val="CommentTok"/>
        </w:rPr>
        <w:t>#      theme(legend.position = "none") +</w:t>
      </w:r>
      <w:r>
        <w:br/>
      </w:r>
      <w:r>
        <w:rPr>
          <w:rStyle w:val="CommentTok"/>
        </w:rPr>
        <w:t>#      scale_x_continuous(name = "Year", breaks = seq(earliest,latest, by = 5)) +</w:t>
      </w:r>
      <w:r>
        <w:br/>
      </w:r>
      <w:r>
        <w:rPr>
          <w:rStyle w:val="CommentTok"/>
        </w:rPr>
        <w:t>#      labs(title = "Comparison of Selected Text (in Blue) by Year")</w:t>
      </w:r>
      <w:r>
        <w:br/>
      </w:r>
      <w:r>
        <w:rPr>
          <w:rStyle w:val="CommentTok"/>
        </w:rPr>
        <w:t>#    out_dir &lt;- "GaLiLeOResults/"</w:t>
      </w:r>
      <w:r>
        <w:br/>
      </w:r>
      <w:r>
        <w:rPr>
          <w:rStyle w:val="CommentTok"/>
        </w:rPr>
        <w:t>#    year_plot_name &lt;- paste(out_dir, full_ID, "YearComparison.png", sep = "")</w:t>
      </w:r>
      <w:r>
        <w:br/>
      </w:r>
      <w:r>
        <w:rPr>
          <w:rStyle w:val="CommentTok"/>
        </w:rPr>
        <w:t>#    ggsave(filename = year_plot_name, plot = y, device = "png")</w:t>
      </w:r>
      <w:r>
        <w:br/>
      </w:r>
      <w:r>
        <w:rPr>
          <w:rStyle w:val="CommentTok"/>
        </w:rPr>
        <w:t>#    dev.off()</w:t>
      </w:r>
      <w:r>
        <w:br/>
      </w:r>
      <w:r>
        <w:rPr>
          <w:rStyle w:val="CommentTok"/>
        </w:rPr>
        <w:lastRenderedPageBreak/>
        <w:t>#  }</w:t>
      </w:r>
      <w:r>
        <w:br/>
      </w:r>
      <w:r>
        <w:rPr>
          <w:rStyle w:val="CommentTok"/>
        </w:rPr>
        <w:t>#}</w:t>
      </w:r>
    </w:p>
    <w:p w14:paraId="5A5BEDA5" w14:textId="77777777" w:rsidR="00207065" w:rsidRDefault="00000000">
      <w:pPr>
        <w:pStyle w:val="SourceCode"/>
      </w:pPr>
      <w:r>
        <w:rPr>
          <w:rStyle w:val="KeywordTok"/>
        </w:rPr>
        <w:t>display_png</w:t>
      </w:r>
      <w:r>
        <w:rPr>
          <w:rStyle w:val="NormalTok"/>
        </w:rPr>
        <w:t>(</w:t>
      </w:r>
      <w:r>
        <w:rPr>
          <w:rStyle w:val="DataTypeTok"/>
        </w:rPr>
        <w:t>file=</w:t>
      </w:r>
      <w:r>
        <w:rPr>
          <w:rStyle w:val="StringTok"/>
        </w:rPr>
        <w:t>"./media/EdNaz574YearComparison.png"</w:t>
      </w:r>
      <w:r>
        <w:rPr>
          <w:rStyle w:val="NormalTok"/>
        </w:rPr>
        <w:t>)</w:t>
      </w:r>
    </w:p>
    <w:p w14:paraId="13B8AE48" w14:textId="77777777" w:rsidR="00207065" w:rsidRDefault="00000000">
      <w:pPr>
        <w:pStyle w:val="FirstParagraph"/>
      </w:pPr>
      <w:r>
        <w:rPr>
          <w:noProof/>
        </w:rPr>
        <w:drawing>
          <wp:inline distT="0" distB="0" distL="0" distR="0" wp14:anchorId="2545FB1C" wp14:editId="08BF2669">
            <wp:extent cx="5334000" cy="5334000"/>
            <wp:effectExtent l="0" t="0" r="0" b="0"/>
            <wp:docPr id="1861436592" name="Picture"/>
            <wp:cNvGraphicFramePr/>
            <a:graphic xmlns:a="http://schemas.openxmlformats.org/drawingml/2006/main">
              <a:graphicData uri="http://schemas.openxmlformats.org/drawingml/2006/picture">
                <pic:pic xmlns:pic="http://schemas.openxmlformats.org/drawingml/2006/picture">
                  <pic:nvPicPr>
                    <pic:cNvPr id="0" name="Picture" descr="1aaddc32ab1a48e1c70cf527b7c893b16e70a730.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F02C3BE" w14:textId="77777777" w:rsidR="00207065" w:rsidRDefault="00000000">
      <w:pPr>
        <w:pStyle w:val="BodyText"/>
      </w:pPr>
      <w:r>
        <w:t>Figure 5 visually foregrounds the chronological context of a letter written in 1610, while the code does so numerically. The user can immediately see trends of representation in the corpus at large. A student new to the field can recognize that they are in a period of importance (determined by quantity of documents), while a scholar might be curious about the years with less documentation.</w:t>
      </w:r>
    </w:p>
    <w:p w14:paraId="181C23B9" w14:textId="77777777" w:rsidR="00207065" w:rsidRDefault="00000000">
      <w:pPr>
        <w:pStyle w:val="BodyText"/>
      </w:pPr>
      <w:r>
        <w:t xml:space="preserve">By creating this metadata for documents, GaLiLeO's tools facilitate structuring a query that identifies relationship intensities (central, peripheral or eccentric), frequencies (maximum, high, low, minimum, none), and document categories (private, public, print tradition in the library) of interest. Using this metadata, it would be helpful to both an expert scholar and a </w:t>
      </w:r>
      <w:r>
        <w:lastRenderedPageBreak/>
        <w:t>student to be able to search by the following attributes that can be calculated for each named person or place:</w:t>
      </w:r>
    </w:p>
    <w:p w14:paraId="0A931F91" w14:textId="77777777" w:rsidR="00207065" w:rsidRDefault="00000000">
      <w:pPr>
        <w:numPr>
          <w:ilvl w:val="0"/>
          <w:numId w:val="4"/>
        </w:numPr>
      </w:pPr>
      <w:r>
        <w:t>how central the author is in Galileo’s library or letters</w:t>
      </w:r>
    </w:p>
    <w:p w14:paraId="492EA95C" w14:textId="77777777" w:rsidR="00207065" w:rsidRDefault="00000000">
      <w:pPr>
        <w:numPr>
          <w:ilvl w:val="0"/>
          <w:numId w:val="4"/>
        </w:numPr>
      </w:pPr>
      <w:r>
        <w:t>that a letter recipient is only present in paratext in the library</w:t>
      </w:r>
    </w:p>
    <w:p w14:paraId="1E24044B" w14:textId="77777777" w:rsidR="00207065" w:rsidRDefault="00000000">
      <w:pPr>
        <w:numPr>
          <w:ilvl w:val="0"/>
          <w:numId w:val="4"/>
        </w:numPr>
      </w:pPr>
      <w:r>
        <w:t>if a person mentioned has a higher centrality in the library than in correspondence</w:t>
      </w:r>
    </w:p>
    <w:p w14:paraId="66C56ADD" w14:textId="77777777" w:rsidR="00207065" w:rsidRDefault="00000000">
      <w:pPr>
        <w:numPr>
          <w:ilvl w:val="0"/>
          <w:numId w:val="4"/>
        </w:numPr>
      </w:pPr>
      <w:r>
        <w:t>that the destination of the letter is the most frequent city to which letters were sent and/or the second-most frequent city in which books in the library were published</w:t>
      </w:r>
    </w:p>
    <w:p w14:paraId="3EA19446" w14:textId="77777777" w:rsidR="00207065" w:rsidRDefault="00000000">
      <w:pPr>
        <w:numPr>
          <w:ilvl w:val="0"/>
          <w:numId w:val="4"/>
        </w:numPr>
      </w:pPr>
      <w:r>
        <w:t>the date of the document is the year in which book collecting started to increase and/or a year with many missing letters, but still a high frequency for the overall correspondence</w:t>
      </w:r>
    </w:p>
    <w:p w14:paraId="57C22229" w14:textId="77777777" w:rsidR="00207065" w:rsidRDefault="00000000">
      <w:pPr>
        <w:numPr>
          <w:ilvl w:val="0"/>
          <w:numId w:val="4"/>
        </w:numPr>
      </w:pPr>
      <w:r>
        <w:t>a word has a high frequency in Galileo's letters, but very few or no occurences in printed materials, or is absent from other writers' documents entirely</w:t>
      </w:r>
    </w:p>
    <w:p w14:paraId="4DA56BD7" w14:textId="77777777" w:rsidR="00207065" w:rsidRDefault="00000000">
      <w:pPr>
        <w:pStyle w:val="FirstParagraph"/>
      </w:pPr>
      <w:r>
        <w:t>These features use corpus-wide trends to point to small-scale patterns. In response to DH scholars Witmore and Hope, GaLiLeO aimed for tools that “allow you to have your books on multiple shelves simultaneously.” (, 18) Such a structure is an invitation, one that does not require knowing someone or something “interesting” before exploring. In this sense, the ideal tools would respond to a challenge that Ryan Cordell identified in the development of the large-scale digital text archives: even a motivated user often does not know what to put in a search bar. ()</w:t>
      </w:r>
    </w:p>
    <w:p w14:paraId="5E26F4FD" w14:textId="77777777" w:rsidR="00207065" w:rsidRDefault="00000000">
      <w:pPr>
        <w:pStyle w:val="BodyText"/>
      </w:pPr>
      <w:r>
        <w:t>The original plan for GaLiLeO anticipated accounting for the fact that any word in the letters or library is:</w:t>
      </w:r>
    </w:p>
    <w:p w14:paraId="17917E9B" w14:textId="77777777" w:rsidR="00207065" w:rsidRDefault="00000000">
      <w:pPr>
        <w:numPr>
          <w:ilvl w:val="0"/>
          <w:numId w:val="5"/>
        </w:numPr>
      </w:pPr>
      <w:r>
        <w:t>a string of alphanumeric characters (ngram)</w:t>
      </w:r>
    </w:p>
    <w:p w14:paraId="43B2BAFA" w14:textId="77777777" w:rsidR="00207065" w:rsidRDefault="00000000">
      <w:pPr>
        <w:numPr>
          <w:ilvl w:val="0"/>
          <w:numId w:val="5"/>
        </w:numPr>
      </w:pPr>
      <w:r>
        <w:t>a potential editorial tag provided by specialists</w:t>
      </w:r>
    </w:p>
    <w:p w14:paraId="3ABBEB47" w14:textId="77777777" w:rsidR="00207065" w:rsidRDefault="00000000">
      <w:pPr>
        <w:numPr>
          <w:ilvl w:val="0"/>
          <w:numId w:val="5"/>
        </w:numPr>
      </w:pPr>
      <w:r>
        <w:t>a part of speech (POS)</w:t>
      </w:r>
    </w:p>
    <w:p w14:paraId="563DD031" w14:textId="77777777" w:rsidR="00207065" w:rsidRDefault="00000000">
      <w:pPr>
        <w:numPr>
          <w:ilvl w:val="0"/>
          <w:numId w:val="5"/>
        </w:numPr>
      </w:pPr>
      <w:r>
        <w:t>a keyword in multiple textual contexts</w:t>
      </w:r>
    </w:p>
    <w:p w14:paraId="1C68D9FE" w14:textId="77777777" w:rsidR="00207065" w:rsidRDefault="00000000">
      <w:pPr>
        <w:numPr>
          <w:ilvl w:val="0"/>
          <w:numId w:val="5"/>
        </w:numPr>
      </w:pPr>
      <w:r>
        <w:t>a piece of a textual structure (sentence, verse, speaking part, marginalia)</w:t>
      </w:r>
    </w:p>
    <w:p w14:paraId="7D7FB837" w14:textId="77777777" w:rsidR="00207065" w:rsidRDefault="00000000">
      <w:pPr>
        <w:numPr>
          <w:ilvl w:val="0"/>
          <w:numId w:val="5"/>
        </w:numPr>
      </w:pPr>
      <w:r>
        <w:t>a piece of multiple semantic networks</w:t>
      </w:r>
    </w:p>
    <w:p w14:paraId="27CB191B" w14:textId="77777777" w:rsidR="00207065" w:rsidRDefault="00000000">
      <w:pPr>
        <w:numPr>
          <w:ilvl w:val="0"/>
          <w:numId w:val="5"/>
        </w:numPr>
      </w:pPr>
      <w:r>
        <w:t>an abstraction (indicative of a dictionary of synonyms and related terms)</w:t>
      </w:r>
    </w:p>
    <w:p w14:paraId="358EF5DA" w14:textId="77777777" w:rsidR="00207065" w:rsidRDefault="00000000">
      <w:pPr>
        <w:numPr>
          <w:ilvl w:val="0"/>
          <w:numId w:val="5"/>
        </w:numPr>
      </w:pPr>
      <w:r>
        <w:t>a concept (a collection of instances across time and contexts)</w:t>
      </w:r>
    </w:p>
    <w:p w14:paraId="487A8C41" w14:textId="77777777" w:rsidR="00207065" w:rsidRDefault="00000000">
      <w:pPr>
        <w:numPr>
          <w:ilvl w:val="0"/>
          <w:numId w:val="5"/>
        </w:numPr>
      </w:pPr>
      <w:r>
        <w:t>an expression in time</w:t>
      </w:r>
    </w:p>
    <w:p w14:paraId="20636E36" w14:textId="77777777" w:rsidR="00207065" w:rsidRDefault="00000000">
      <w:pPr>
        <w:numPr>
          <w:ilvl w:val="0"/>
          <w:numId w:val="5"/>
        </w:numPr>
      </w:pPr>
      <w:r>
        <w:t>a position in vectors of words</w:t>
      </w:r>
    </w:p>
    <w:p w14:paraId="2187C3DE" w14:textId="77777777" w:rsidR="00207065" w:rsidRDefault="00000000">
      <w:pPr>
        <w:numPr>
          <w:ilvl w:val="0"/>
          <w:numId w:val="5"/>
        </w:numPr>
      </w:pPr>
      <w:r>
        <w:t>part of metadata</w:t>
      </w:r>
    </w:p>
    <w:p w14:paraId="7071E29A" w14:textId="77777777" w:rsidR="00207065" w:rsidRDefault="00000000">
      <w:pPr>
        <w:numPr>
          <w:ilvl w:val="0"/>
          <w:numId w:val="5"/>
        </w:numPr>
      </w:pPr>
      <w:r>
        <w:lastRenderedPageBreak/>
        <w:t>part of text or paratext</w:t>
      </w:r>
    </w:p>
    <w:p w14:paraId="5C0F2EAC" w14:textId="77777777" w:rsidR="00207065" w:rsidRDefault="00000000">
      <w:pPr>
        <w:numPr>
          <w:ilvl w:val="0"/>
          <w:numId w:val="5"/>
        </w:numPr>
      </w:pPr>
      <w:r>
        <w:t>a material object with a print and/or manuscript history and visual qualities</w:t>
      </w:r>
    </w:p>
    <w:p w14:paraId="4D7E58B8" w14:textId="77777777" w:rsidR="00207065" w:rsidRDefault="00000000">
      <w:pPr>
        <w:numPr>
          <w:ilvl w:val="0"/>
          <w:numId w:val="5"/>
        </w:numPr>
      </w:pPr>
      <w:r>
        <w:t>an instance of a frequency of usage:</w:t>
      </w:r>
    </w:p>
    <w:p w14:paraId="031E7BB1" w14:textId="77777777" w:rsidR="00207065" w:rsidRDefault="00000000">
      <w:pPr>
        <w:numPr>
          <w:ilvl w:val="1"/>
          <w:numId w:val="6"/>
        </w:numPr>
      </w:pPr>
      <w:r>
        <w:t>In the corpus</w:t>
      </w:r>
    </w:p>
    <w:p w14:paraId="437BD78B" w14:textId="77777777" w:rsidR="00207065" w:rsidRDefault="00000000">
      <w:pPr>
        <w:numPr>
          <w:ilvl w:val="1"/>
          <w:numId w:val="6"/>
        </w:numPr>
      </w:pPr>
      <w:r>
        <w:t>In works written by Galileo</w:t>
      </w:r>
    </w:p>
    <w:p w14:paraId="0108C9B7" w14:textId="77777777" w:rsidR="00207065" w:rsidRDefault="00000000">
      <w:pPr>
        <w:numPr>
          <w:ilvl w:val="1"/>
          <w:numId w:val="6"/>
        </w:numPr>
      </w:pPr>
      <w:r>
        <w:t>In works written by others All of these features would thus build the query structure for the curious researcher that can formulate a question without already knowing a preliminary answer.</w:t>
      </w:r>
    </w:p>
    <w:p w14:paraId="492F3045" w14:textId="77777777" w:rsidR="00207065" w:rsidRDefault="00000000">
      <w:pPr>
        <w:pStyle w:val="FirstParagraph"/>
      </w:pPr>
      <w:r>
        <w:t>Scholars and students know what kinds of questions are interesting without necessarily knowing who or what fits those criteria, and the GaLiLeO team hopes to have built something to model (or provide a foundation for) that kind of query. In that sense, GaLiLeO becomes a site of discovery, not simply transmission of digitized documents. The hierarchies often embedded in digital tools through remediation of archives are brought onto the same plane via this underlying data structure. By changing identifiers related to documents (not alphabetical, chronological, or numerical), the texts are placed in an interconnected space of representation and understanding (thus they are actual relations rather than a relational table with connections assigned through inherited, post-hoc knowledge). The user can experience these texts with a perspective that is not her own - a browsable structure that provokes inquiry, allows for the selection of a virtual book from this network and reveals all of the ways that it nests within hierarchies or stands apart from them. Rather than browse by a post-hoc genre category, the adjacencies of texts based on a variety of features can be evaluated for their apparent lack of connection, the ambiguity of the language that binds them, and the serendipitous viewpoint that their similarity allows.</w:t>
      </w:r>
    </w:p>
    <w:p w14:paraId="325BA926" w14:textId="77777777" w:rsidR="00207065" w:rsidRDefault="00000000">
      <w:pPr>
        <w:pStyle w:val="Heading2"/>
      </w:pPr>
      <w:bookmarkStart w:id="5" w:name="document-tools-in-galileo"/>
      <w:r>
        <w:t>Document Tools in GaLiLeO</w:t>
      </w:r>
      <w:bookmarkEnd w:id="5"/>
    </w:p>
    <w:p w14:paraId="0174F332" w14:textId="77777777" w:rsidR="00207065" w:rsidRDefault="00000000">
      <w:pPr>
        <w:pStyle w:val="FirstParagraph"/>
      </w:pPr>
      <w:r>
        <w:t xml:space="preserve">The goal with the analytical tools for the text of the documents was to create a visual or numerical point of entry for asking questions about terminology, texts, and authors. While not as polished as the suite of widgets in Voyant Tools, the demonstration at Harvard in 2018 deployed 12 tools even though participants were unfamiliar with Jupyter notebooks and coding in R or other formal languages. Omitted here is a discussion of the Tag Exploration (developed by Hannah Marcus and Morgan MacLeod) that was part of a secondary Jupyter Notebook written in Python. Because the presentation was for a specialist audience of Italian Studies scholars, most of whom focus on Galileo, the pattern-based searches for an author or document were not fully built. These would have included addressing patterns based on an individual's frequency of appearance, role in a network of correspondents, co-mentions in a text (or lack thereof). Humanists are interested in central, peripheral, and eccentric figures; the popular and the obscure; those connected to figures of power (or not); those who cross boundaries or define them. All of these features could be calculated and queried (with the right data) to draw attention to people in the </w:t>
      </w:r>
      <w:r>
        <w:lastRenderedPageBreak/>
        <w:t>documents without ever needing to know a name to put in a search bar or select from a menu.</w:t>
      </w:r>
    </w:p>
    <w:p w14:paraId="7EA27736" w14:textId="77777777" w:rsidR="00207065" w:rsidRDefault="00000000">
      <w:pPr>
        <w:pStyle w:val="BodyText"/>
      </w:pPr>
      <w:r>
        <w:t>Ideally, users would be presented with a menu of attributes related to similarity and difference to help them arrive at a document of potential interest. For instance, such a pattern-based tool would surface the name of Margherita Sarrocchi (1560-1617), because she is mentioned more often by other authors than she is the author of surviving letters, a potentially interesting imbalance worthy of investigation. Given Sarrocchi's embeddedness in literary circles in Rome at the time, her correspondence with Galileo also offers a sense of the interdisciplinary nature of Galileo Studies. () For the sake of this demonstration, a letter that Sarrocchi wrote to the Perugian Guido Bettoli (active early-16th century), of which she sent a copy to Galileo, will serve as a guide through the document and lexical tools. Since Galileo read the letter (having written this contextual information on a surviving copy of it), and since it was not included in Ray's recent edition of the Sarrocchi-Galileo correspondence, it provides an alternative entry point to examining Sarrocchi's relationship with Galileo and his discoveries.</w:t>
      </w:r>
    </w:p>
    <w:p w14:paraId="39C45FB6" w14:textId="77777777" w:rsidR="00207065" w:rsidRDefault="00000000">
      <w:pPr>
        <w:pStyle w:val="BodyText"/>
      </w:pPr>
      <w:r>
        <w:t>A function later in the prototype notebook, "read_doc", prints the contents of the letter to the screen, but it is provided here for Italian readers to see the letter in question. The output also provides a sense of the quality of the OCR from the national edition. The letter is labeled EdNaz574 in the code cells for its location in the national edition.</w:t>
      </w:r>
    </w:p>
    <w:p w14:paraId="3D988955" w14:textId="77777777" w:rsidR="00207065" w:rsidRDefault="00000000">
      <w:pPr>
        <w:pStyle w:val="SourceCode"/>
      </w:pPr>
      <w:r>
        <w:rPr>
          <w:rStyle w:val="KeywordTok"/>
        </w:rPr>
        <w:t>read_doc</w:t>
      </w:r>
      <w:r>
        <w:rPr>
          <w:rStyle w:val="NormalTok"/>
        </w:rPr>
        <w:t xml:space="preserve">(text_attributes, </w:t>
      </w:r>
      <w:r>
        <w:rPr>
          <w:rStyle w:val="StringTok"/>
        </w:rPr>
        <w:t>"EdNaz574"</w:t>
      </w:r>
      <w:r>
        <w:rPr>
          <w:rStyle w:val="NormalTok"/>
        </w:rPr>
        <w:t>)</w:t>
      </w:r>
    </w:p>
    <w:p w14:paraId="1FD94EE8" w14:textId="77777777" w:rsidR="00207065" w:rsidRPr="005702CF" w:rsidRDefault="00000000">
      <w:pPr>
        <w:pStyle w:val="SourceCode"/>
        <w:rPr>
          <w:lang w:val="fr-CH"/>
          <w:rPrChange w:id="6" w:author="Andy O'DWYER" w:date="2025-02-04T15:45:00Z">
            <w:rPr/>
          </w:rPrChange>
        </w:rPr>
      </w:pPr>
      <w:proofErr w:type="gramStart"/>
      <w:r w:rsidRPr="005702CF">
        <w:rPr>
          <w:rStyle w:val="VerbatimChar"/>
          <w:lang w:val="fr-CH"/>
          <w:rPrChange w:id="7" w:author="Andy O'DWYER" w:date="2025-02-04T15:45:00Z">
            <w:rPr>
              <w:rStyle w:val="VerbatimChar"/>
            </w:rPr>
          </w:rPrChange>
        </w:rPr>
        <w:t>IU.r</w:t>
      </w:r>
      <w:proofErr w:type="gramEnd"/>
      <w:r w:rsidRPr="005702CF">
        <w:rPr>
          <w:rStyle w:val="VerbatimChar"/>
          <w:lang w:val="fr-CH"/>
          <w:rPrChange w:id="8" w:author="Andy O'DWYER" w:date="2025-02-04T15:45:00Z">
            <w:rPr>
              <w:rStyle w:val="VerbatimChar"/>
            </w:rPr>
          </w:rPrChange>
        </w:rPr>
        <w:t xml:space="preserve">0 </w:t>
      </w:r>
      <w:proofErr w:type="spellStart"/>
      <w:r w:rsidRPr="005702CF">
        <w:rPr>
          <w:rStyle w:val="VerbatimChar"/>
          <w:lang w:val="fr-CH"/>
          <w:rPrChange w:id="9" w:author="Andy O'DWYER" w:date="2025-02-04T15:45:00Z">
            <w:rPr>
              <w:rStyle w:val="VerbatimChar"/>
            </w:rPr>
          </w:rPrChange>
        </w:rPr>
        <w:t>Sigti</w:t>
      </w:r>
      <w:proofErr w:type="spellEnd"/>
      <w:r w:rsidRPr="005702CF">
        <w:rPr>
          <w:rStyle w:val="VerbatimChar"/>
          <w:lang w:val="fr-CH"/>
          <w:rPrChange w:id="10" w:author="Andy O'DWYER" w:date="2025-02-04T15:45:00Z">
            <w:rPr>
              <w:rStyle w:val="VerbatimChar"/>
            </w:rPr>
          </w:rPrChange>
        </w:rPr>
        <w:t xml:space="preserve"> </w:t>
      </w:r>
      <w:proofErr w:type="spellStart"/>
      <w:r w:rsidRPr="005702CF">
        <w:rPr>
          <w:rStyle w:val="VerbatimChar"/>
          <w:lang w:val="fr-CH"/>
          <w:rPrChange w:id="11" w:author="Andy O'DWYER" w:date="2025-02-04T15:45:00Z">
            <w:rPr>
              <w:rStyle w:val="VerbatimChar"/>
            </w:rPr>
          </w:rPrChange>
        </w:rPr>
        <w:t>mio</w:t>
      </w:r>
      <w:proofErr w:type="spellEnd"/>
      <w:r w:rsidRPr="005702CF">
        <w:rPr>
          <w:rStyle w:val="VerbatimChar"/>
          <w:lang w:val="fr-CH"/>
          <w:rPrChange w:id="12" w:author="Andy O'DWYER" w:date="2025-02-04T15:45:00Z">
            <w:rPr>
              <w:rStyle w:val="VerbatimChar"/>
            </w:rPr>
          </w:rPrChange>
        </w:rPr>
        <w:t xml:space="preserve"> Oss."10 Ho </w:t>
      </w:r>
      <w:proofErr w:type="spellStart"/>
      <w:r w:rsidRPr="005702CF">
        <w:rPr>
          <w:rStyle w:val="VerbatimChar"/>
          <w:lang w:val="fr-CH"/>
          <w:rPrChange w:id="13" w:author="Andy O'DWYER" w:date="2025-02-04T15:45:00Z">
            <w:rPr>
              <w:rStyle w:val="VerbatimChar"/>
            </w:rPr>
          </w:rPrChange>
        </w:rPr>
        <w:t>recivuto</w:t>
      </w:r>
      <w:proofErr w:type="spellEnd"/>
      <w:r w:rsidRPr="005702CF">
        <w:rPr>
          <w:rStyle w:val="VerbatimChar"/>
          <w:lang w:val="fr-CH"/>
          <w:rPrChange w:id="14" w:author="Andy O'DWYER" w:date="2025-02-04T15:45:00Z">
            <w:rPr>
              <w:rStyle w:val="VerbatimChar"/>
            </w:rPr>
          </w:rPrChange>
        </w:rPr>
        <w:t xml:space="preserve"> la di V.S. de di </w:t>
      </w:r>
      <w:proofErr w:type="spellStart"/>
      <w:r w:rsidRPr="005702CF">
        <w:rPr>
          <w:rStyle w:val="VerbatimChar"/>
          <w:lang w:val="fr-CH"/>
          <w:rPrChange w:id="15" w:author="Andy O'DWYER" w:date="2025-02-04T15:45:00Z">
            <w:rPr>
              <w:rStyle w:val="VerbatimChar"/>
            </w:rPr>
          </w:rPrChange>
        </w:rPr>
        <w:t>Giugno</w:t>
      </w:r>
      <w:proofErr w:type="spellEnd"/>
      <w:r w:rsidRPr="005702CF">
        <w:rPr>
          <w:rStyle w:val="VerbatimChar"/>
          <w:lang w:val="fr-CH"/>
          <w:rPrChange w:id="16" w:author="Andy O'DWYER" w:date="2025-02-04T15:45:00Z">
            <w:rPr>
              <w:rStyle w:val="VerbatimChar"/>
            </w:rPr>
          </w:rPrChange>
        </w:rPr>
        <w:t xml:space="preserve">, </w:t>
      </w:r>
      <w:proofErr w:type="spellStart"/>
      <w:r w:rsidRPr="005702CF">
        <w:rPr>
          <w:rStyle w:val="VerbatimChar"/>
          <w:lang w:val="fr-CH"/>
          <w:rPrChange w:id="17" w:author="Andy O'DWYER" w:date="2025-02-04T15:45:00Z">
            <w:rPr>
              <w:rStyle w:val="VerbatimChar"/>
            </w:rPr>
          </w:rPrChange>
        </w:rPr>
        <w:t>che</w:t>
      </w:r>
      <w:proofErr w:type="spellEnd"/>
      <w:r w:rsidRPr="005702CF">
        <w:rPr>
          <w:rStyle w:val="VerbatimChar"/>
          <w:lang w:val="fr-CH"/>
          <w:rPrChange w:id="18" w:author="Andy O'DWYER" w:date="2025-02-04T15:45:00Z">
            <w:rPr>
              <w:rStyle w:val="VerbatimChar"/>
            </w:rPr>
          </w:rPrChange>
        </w:rPr>
        <w:t xml:space="preserve"> mi è </w:t>
      </w:r>
      <w:proofErr w:type="spellStart"/>
      <w:r w:rsidRPr="005702CF">
        <w:rPr>
          <w:rStyle w:val="VerbatimChar"/>
          <w:lang w:val="fr-CH"/>
          <w:rPrChange w:id="19" w:author="Andy O'DWYER" w:date="2025-02-04T15:45:00Z">
            <w:rPr>
              <w:rStyle w:val="VerbatimChar"/>
            </w:rPr>
          </w:rPrChange>
        </w:rPr>
        <w:t>parso</w:t>
      </w:r>
      <w:proofErr w:type="spellEnd"/>
      <w:r w:rsidRPr="005702CF">
        <w:rPr>
          <w:rStyle w:val="VerbatimChar"/>
          <w:lang w:val="fr-CH"/>
          <w:rPrChange w:id="20" w:author="Andy O'DWYER" w:date="2025-02-04T15:45:00Z">
            <w:rPr>
              <w:rStyle w:val="VerbatimChar"/>
            </w:rPr>
          </w:rPrChange>
        </w:rPr>
        <w:t xml:space="preserve"> un </w:t>
      </w:r>
      <w:proofErr w:type="spellStart"/>
      <w:r w:rsidRPr="005702CF">
        <w:rPr>
          <w:rStyle w:val="VerbatimChar"/>
          <w:lang w:val="fr-CH"/>
          <w:rPrChange w:id="21" w:author="Andy O'DWYER" w:date="2025-02-04T15:45:00Z">
            <w:rPr>
              <w:rStyle w:val="VerbatimChar"/>
            </w:rPr>
          </w:rPrChange>
        </w:rPr>
        <w:t>miracolo</w:t>
      </w:r>
      <w:proofErr w:type="spellEnd"/>
      <w:r w:rsidRPr="005702CF">
        <w:rPr>
          <w:rStyle w:val="VerbatimChar"/>
          <w:lang w:val="fr-CH"/>
          <w:rPrChange w:id="22" w:author="Andy O'DWYER" w:date="2025-02-04T15:45:00Z">
            <w:rPr>
              <w:rStyle w:val="VerbatimChar"/>
            </w:rPr>
          </w:rPrChange>
        </w:rPr>
        <w:t xml:space="preserve"> </w:t>
      </w:r>
      <w:proofErr w:type="spellStart"/>
      <w:r w:rsidRPr="005702CF">
        <w:rPr>
          <w:rStyle w:val="VerbatimChar"/>
          <w:lang w:val="fr-CH"/>
          <w:rPrChange w:id="23" w:author="Andy O'DWYER" w:date="2025-02-04T15:45:00Z">
            <w:rPr>
              <w:rStyle w:val="VerbatimChar"/>
            </w:rPr>
          </w:rPrChange>
        </w:rPr>
        <w:t>che</w:t>
      </w:r>
      <w:proofErr w:type="spellEnd"/>
      <w:r w:rsidRPr="005702CF">
        <w:rPr>
          <w:rStyle w:val="VerbatimChar"/>
          <w:lang w:val="fr-CH"/>
          <w:rPrChange w:id="24" w:author="Andy O'DWYER" w:date="2025-02-04T15:45:00Z">
            <w:rPr>
              <w:rStyle w:val="VerbatimChar"/>
            </w:rPr>
          </w:rPrChange>
        </w:rPr>
        <w:t xml:space="preserve"> me </w:t>
      </w:r>
      <w:proofErr w:type="spellStart"/>
      <w:r w:rsidRPr="005702CF">
        <w:rPr>
          <w:rStyle w:val="VerbatimChar"/>
          <w:lang w:val="fr-CH"/>
          <w:rPrChange w:id="25" w:author="Andy O'DWYER" w:date="2025-02-04T15:45:00Z">
            <w:rPr>
              <w:rStyle w:val="VerbatimChar"/>
            </w:rPr>
          </w:rPrChange>
        </w:rPr>
        <w:t>sii</w:t>
      </w:r>
      <w:proofErr w:type="spellEnd"/>
      <w:r w:rsidRPr="005702CF">
        <w:rPr>
          <w:rStyle w:val="VerbatimChar"/>
          <w:lang w:val="fr-CH"/>
          <w:rPrChange w:id="26" w:author="Andy O'DWYER" w:date="2025-02-04T15:45:00Z">
            <w:rPr>
              <w:rStyle w:val="VerbatimChar"/>
            </w:rPr>
          </w:rPrChange>
        </w:rPr>
        <w:t xml:space="preserve"> </w:t>
      </w:r>
      <w:proofErr w:type="spellStart"/>
      <w:r w:rsidRPr="005702CF">
        <w:rPr>
          <w:rStyle w:val="VerbatimChar"/>
          <w:lang w:val="fr-CH"/>
          <w:rPrChange w:id="27" w:author="Andy O'DWYER" w:date="2025-02-04T15:45:00Z">
            <w:rPr>
              <w:rStyle w:val="VerbatimChar"/>
            </w:rPr>
          </w:rPrChange>
        </w:rPr>
        <w:t>capitata</w:t>
      </w:r>
      <w:proofErr w:type="spellEnd"/>
      <w:r w:rsidRPr="005702CF">
        <w:rPr>
          <w:rStyle w:val="VerbatimChar"/>
          <w:lang w:val="fr-CH"/>
          <w:rPrChange w:id="28" w:author="Andy O'DWYER" w:date="2025-02-04T15:45:00Z">
            <w:rPr>
              <w:rStyle w:val="VerbatimChar"/>
            </w:rPr>
          </w:rPrChange>
        </w:rPr>
        <w:t xml:space="preserve"> </w:t>
      </w:r>
      <w:proofErr w:type="spellStart"/>
      <w:r w:rsidRPr="005702CF">
        <w:rPr>
          <w:rStyle w:val="VerbatimChar"/>
          <w:lang w:val="fr-CH"/>
          <w:rPrChange w:id="29" w:author="Andy O'DWYER" w:date="2025-02-04T15:45:00Z">
            <w:rPr>
              <w:rStyle w:val="VerbatimChar"/>
            </w:rPr>
          </w:rPrChange>
        </w:rPr>
        <w:t>così</w:t>
      </w:r>
      <w:proofErr w:type="spellEnd"/>
      <w:r w:rsidRPr="005702CF">
        <w:rPr>
          <w:rStyle w:val="VerbatimChar"/>
          <w:lang w:val="fr-CH"/>
          <w:rPrChange w:id="30" w:author="Andy O'DWYER" w:date="2025-02-04T15:45:00Z">
            <w:rPr>
              <w:rStyle w:val="VerbatimChar"/>
            </w:rPr>
          </w:rPrChange>
        </w:rPr>
        <w:t xml:space="preserve"> </w:t>
      </w:r>
      <w:proofErr w:type="spellStart"/>
      <w:r w:rsidRPr="005702CF">
        <w:rPr>
          <w:rStyle w:val="VerbatimChar"/>
          <w:lang w:val="fr-CH"/>
          <w:rPrChange w:id="31" w:author="Andy O'DWYER" w:date="2025-02-04T15:45:00Z">
            <w:rPr>
              <w:rStyle w:val="VerbatimChar"/>
            </w:rPr>
          </w:rPrChange>
        </w:rPr>
        <w:t>tardi</w:t>
      </w:r>
      <w:proofErr w:type="spellEnd"/>
      <w:r w:rsidRPr="005702CF">
        <w:rPr>
          <w:rStyle w:val="VerbatimChar"/>
          <w:lang w:val="fr-CH"/>
          <w:rPrChange w:id="32" w:author="Andy O'DWYER" w:date="2025-02-04T15:45:00Z">
            <w:rPr>
              <w:rStyle w:val="VerbatimChar"/>
            </w:rPr>
          </w:rPrChange>
        </w:rPr>
        <w:t xml:space="preserve">, </w:t>
      </w:r>
      <w:proofErr w:type="spellStart"/>
      <w:r w:rsidRPr="005702CF">
        <w:rPr>
          <w:rStyle w:val="VerbatimChar"/>
          <w:lang w:val="fr-CH"/>
          <w:rPrChange w:id="33" w:author="Andy O'DWYER" w:date="2025-02-04T15:45:00Z">
            <w:rPr>
              <w:rStyle w:val="VerbatimChar"/>
            </w:rPr>
          </w:rPrChange>
        </w:rPr>
        <w:t>poiché</w:t>
      </w:r>
      <w:proofErr w:type="spellEnd"/>
      <w:r w:rsidRPr="005702CF">
        <w:rPr>
          <w:rStyle w:val="VerbatimChar"/>
          <w:lang w:val="fr-CH"/>
          <w:rPrChange w:id="34" w:author="Andy O'DWYER" w:date="2025-02-04T15:45:00Z">
            <w:rPr>
              <w:rStyle w:val="VerbatimChar"/>
            </w:rPr>
          </w:rPrChange>
        </w:rPr>
        <w:t xml:space="preserve"> </w:t>
      </w:r>
      <w:proofErr w:type="spellStart"/>
      <w:r w:rsidRPr="005702CF">
        <w:rPr>
          <w:rStyle w:val="VerbatimChar"/>
          <w:lang w:val="fr-CH"/>
          <w:rPrChange w:id="35" w:author="Andy O'DWYER" w:date="2025-02-04T15:45:00Z">
            <w:rPr>
              <w:rStyle w:val="VerbatimChar"/>
            </w:rPr>
          </w:rPrChange>
        </w:rPr>
        <w:t>ogni</w:t>
      </w:r>
      <w:proofErr w:type="spellEnd"/>
      <w:r w:rsidRPr="005702CF">
        <w:rPr>
          <w:rStyle w:val="VerbatimChar"/>
          <w:lang w:val="fr-CH"/>
          <w:rPrChange w:id="36" w:author="Andy O'DWYER" w:date="2025-02-04T15:45:00Z">
            <w:rPr>
              <w:rStyle w:val="VerbatimChar"/>
            </w:rPr>
          </w:rPrChange>
        </w:rPr>
        <w:t xml:space="preserve"> </w:t>
      </w:r>
      <w:proofErr w:type="spellStart"/>
      <w:r w:rsidRPr="005702CF">
        <w:rPr>
          <w:rStyle w:val="VerbatimChar"/>
          <w:lang w:val="fr-CH"/>
          <w:rPrChange w:id="37" w:author="Andy O'DWYER" w:date="2025-02-04T15:45:00Z">
            <w:rPr>
              <w:rStyle w:val="VerbatimChar"/>
            </w:rPr>
          </w:rPrChange>
        </w:rPr>
        <w:t>ordinario</w:t>
      </w:r>
      <w:proofErr w:type="spellEnd"/>
      <w:r w:rsidRPr="005702CF">
        <w:rPr>
          <w:rStyle w:val="VerbatimChar"/>
          <w:lang w:val="fr-CH"/>
          <w:rPrChange w:id="38" w:author="Andy O'DWYER" w:date="2025-02-04T15:45:00Z">
            <w:rPr>
              <w:rStyle w:val="VerbatimChar"/>
            </w:rPr>
          </w:rPrChange>
        </w:rPr>
        <w:t xml:space="preserve"> </w:t>
      </w:r>
      <w:proofErr w:type="spellStart"/>
      <w:r w:rsidRPr="005702CF">
        <w:rPr>
          <w:rStyle w:val="VerbatimChar"/>
          <w:lang w:val="fr-CH"/>
          <w:rPrChange w:id="39" w:author="Andy O'DWYER" w:date="2025-02-04T15:45:00Z">
            <w:rPr>
              <w:rStyle w:val="VerbatimChar"/>
            </w:rPr>
          </w:rPrChange>
        </w:rPr>
        <w:t>io</w:t>
      </w:r>
      <w:proofErr w:type="spellEnd"/>
      <w:r w:rsidRPr="005702CF">
        <w:rPr>
          <w:rStyle w:val="VerbatimChar"/>
          <w:lang w:val="fr-CH"/>
          <w:rPrChange w:id="40" w:author="Andy O'DWYER" w:date="2025-02-04T15:45:00Z">
            <w:rPr>
              <w:rStyle w:val="VerbatimChar"/>
            </w:rPr>
          </w:rPrChange>
        </w:rPr>
        <w:t xml:space="preserve"> </w:t>
      </w:r>
      <w:proofErr w:type="spellStart"/>
      <w:r w:rsidRPr="005702CF">
        <w:rPr>
          <w:rStyle w:val="VerbatimChar"/>
          <w:lang w:val="fr-CH"/>
          <w:rPrChange w:id="41" w:author="Andy O'DWYER" w:date="2025-02-04T15:45:00Z">
            <w:rPr>
              <w:rStyle w:val="VerbatimChar"/>
            </w:rPr>
          </w:rPrChange>
        </w:rPr>
        <w:t>mando</w:t>
      </w:r>
      <w:proofErr w:type="spellEnd"/>
      <w:r w:rsidRPr="005702CF">
        <w:rPr>
          <w:rStyle w:val="VerbatimChar"/>
          <w:lang w:val="fr-CH"/>
          <w:rPrChange w:id="42" w:author="Andy O'DWYER" w:date="2025-02-04T15:45:00Z">
            <w:rPr>
              <w:rStyle w:val="VerbatimChar"/>
            </w:rPr>
          </w:rPrChange>
        </w:rPr>
        <w:t xml:space="preserve"> alla posta </w:t>
      </w:r>
      <w:proofErr w:type="spellStart"/>
      <w:r w:rsidRPr="005702CF">
        <w:rPr>
          <w:rStyle w:val="VerbatimChar"/>
          <w:lang w:val="fr-CH"/>
          <w:rPrChange w:id="43" w:author="Andy O'DWYER" w:date="2025-02-04T15:45:00Z">
            <w:rPr>
              <w:rStyle w:val="VerbatimChar"/>
            </w:rPr>
          </w:rPrChange>
        </w:rPr>
        <w:t>del</w:t>
      </w:r>
      <w:proofErr w:type="spellEnd"/>
      <w:r w:rsidRPr="005702CF">
        <w:rPr>
          <w:rStyle w:val="VerbatimChar"/>
          <w:lang w:val="fr-CH"/>
          <w:rPrChange w:id="44" w:author="Andy O'DWYER" w:date="2025-02-04T15:45:00Z">
            <w:rPr>
              <w:rStyle w:val="VerbatimChar"/>
            </w:rPr>
          </w:rPrChange>
        </w:rPr>
        <w:t xml:space="preserve"> Papa, et la </w:t>
      </w:r>
      <w:proofErr w:type="spellStart"/>
      <w:r w:rsidRPr="005702CF">
        <w:rPr>
          <w:rStyle w:val="VerbatimChar"/>
          <w:lang w:val="fr-CH"/>
          <w:rPrChange w:id="45" w:author="Andy O'DWYER" w:date="2025-02-04T15:45:00Z">
            <w:rPr>
              <w:rStyle w:val="VerbatimChar"/>
            </w:rPr>
          </w:rPrChange>
        </w:rPr>
        <w:t>lettera</w:t>
      </w:r>
      <w:proofErr w:type="spellEnd"/>
      <w:r w:rsidRPr="005702CF">
        <w:rPr>
          <w:rStyle w:val="VerbatimChar"/>
          <w:lang w:val="fr-CH"/>
          <w:rPrChange w:id="46" w:author="Andy O'DWYER" w:date="2025-02-04T15:45:00Z">
            <w:rPr>
              <w:rStyle w:val="VerbatimChar"/>
            </w:rPr>
          </w:rPrChange>
        </w:rPr>
        <w:t xml:space="preserve"> non la </w:t>
      </w:r>
      <w:proofErr w:type="spellStart"/>
      <w:r w:rsidRPr="005702CF">
        <w:rPr>
          <w:rStyle w:val="VerbatimChar"/>
          <w:lang w:val="fr-CH"/>
          <w:rPrChange w:id="47" w:author="Andy O'DWYER" w:date="2025-02-04T15:45:00Z">
            <w:rPr>
              <w:rStyle w:val="VerbatimChar"/>
            </w:rPr>
          </w:rPrChange>
        </w:rPr>
        <w:t>recevetti</w:t>
      </w:r>
      <w:proofErr w:type="spellEnd"/>
      <w:r w:rsidRPr="005702CF">
        <w:rPr>
          <w:rStyle w:val="VerbatimChar"/>
          <w:lang w:val="fr-CH"/>
          <w:rPrChange w:id="48" w:author="Andy O'DWYER" w:date="2025-02-04T15:45:00Z">
            <w:rPr>
              <w:rStyle w:val="VerbatimChar"/>
            </w:rPr>
          </w:rPrChange>
        </w:rPr>
        <w:t xml:space="preserve"> prima di </w:t>
      </w:r>
      <w:proofErr w:type="spellStart"/>
      <w:r w:rsidRPr="005702CF">
        <w:rPr>
          <w:rStyle w:val="VerbatimChar"/>
          <w:lang w:val="fr-CH"/>
          <w:rPrChange w:id="49" w:author="Andy O'DWYER" w:date="2025-02-04T15:45:00Z">
            <w:rPr>
              <w:rStyle w:val="VerbatimChar"/>
            </w:rPr>
          </w:rPrChange>
        </w:rPr>
        <w:t>hieri</w:t>
      </w:r>
      <w:proofErr w:type="spellEnd"/>
      <w:r w:rsidRPr="005702CF">
        <w:rPr>
          <w:rStyle w:val="VerbatimChar"/>
          <w:lang w:val="fr-CH"/>
          <w:rPrChange w:id="50" w:author="Andy O'DWYER" w:date="2025-02-04T15:45:00Z">
            <w:rPr>
              <w:rStyle w:val="VerbatimChar"/>
            </w:rPr>
          </w:rPrChange>
        </w:rPr>
        <w:t xml:space="preserve">; et </w:t>
      </w:r>
      <w:proofErr w:type="spellStart"/>
      <w:r w:rsidRPr="005702CF">
        <w:rPr>
          <w:rStyle w:val="VerbatimChar"/>
          <w:lang w:val="fr-CH"/>
          <w:rPrChange w:id="51" w:author="Andy O'DWYER" w:date="2025-02-04T15:45:00Z">
            <w:rPr>
              <w:rStyle w:val="VerbatimChar"/>
            </w:rPr>
          </w:rPrChange>
        </w:rPr>
        <w:t>però</w:t>
      </w:r>
      <w:proofErr w:type="spellEnd"/>
      <w:r w:rsidRPr="005702CF">
        <w:rPr>
          <w:rStyle w:val="VerbatimChar"/>
          <w:lang w:val="fr-CH"/>
          <w:rPrChange w:id="52" w:author="Andy O'DWYER" w:date="2025-02-04T15:45:00Z">
            <w:rPr>
              <w:rStyle w:val="VerbatimChar"/>
            </w:rPr>
          </w:rPrChange>
        </w:rPr>
        <w:t xml:space="preserve"> non se </w:t>
      </w:r>
      <w:proofErr w:type="spellStart"/>
      <w:r w:rsidRPr="005702CF">
        <w:rPr>
          <w:rStyle w:val="VerbatimChar"/>
          <w:lang w:val="fr-CH"/>
          <w:rPrChange w:id="53" w:author="Andy O'DWYER" w:date="2025-02-04T15:45:00Z">
            <w:rPr>
              <w:rStyle w:val="VerbatimChar"/>
            </w:rPr>
          </w:rPrChange>
        </w:rPr>
        <w:t>maravigli</w:t>
      </w:r>
      <w:proofErr w:type="spellEnd"/>
      <w:r w:rsidRPr="005702CF">
        <w:rPr>
          <w:rStyle w:val="VerbatimChar"/>
          <w:lang w:val="fr-CH"/>
          <w:rPrChange w:id="54" w:author="Andy O'DWYER" w:date="2025-02-04T15:45:00Z">
            <w:rPr>
              <w:rStyle w:val="VerbatimChar"/>
            </w:rPr>
          </w:rPrChange>
        </w:rPr>
        <w:t xml:space="preserve"> se </w:t>
      </w:r>
      <w:proofErr w:type="spellStart"/>
      <w:r w:rsidRPr="005702CF">
        <w:rPr>
          <w:rStyle w:val="VerbatimChar"/>
          <w:lang w:val="fr-CH"/>
          <w:rPrChange w:id="55" w:author="Andy O'DWYER" w:date="2025-02-04T15:45:00Z">
            <w:rPr>
              <w:rStyle w:val="VerbatimChar"/>
            </w:rPr>
          </w:rPrChange>
        </w:rPr>
        <w:t>ancora</w:t>
      </w:r>
      <w:proofErr w:type="spellEnd"/>
      <w:r w:rsidRPr="005702CF">
        <w:rPr>
          <w:rStyle w:val="VerbatimChar"/>
          <w:lang w:val="fr-CH"/>
          <w:rPrChange w:id="56" w:author="Andy O'DWYER" w:date="2025-02-04T15:45:00Z">
            <w:rPr>
              <w:rStyle w:val="VerbatimChar"/>
            </w:rPr>
          </w:rPrChange>
        </w:rPr>
        <w:t xml:space="preserve"> </w:t>
      </w:r>
      <w:proofErr w:type="spellStart"/>
      <w:r w:rsidRPr="005702CF">
        <w:rPr>
          <w:rStyle w:val="VerbatimChar"/>
          <w:lang w:val="fr-CH"/>
          <w:rPrChange w:id="57" w:author="Andy O'DWYER" w:date="2025-02-04T15:45:00Z">
            <w:rPr>
              <w:rStyle w:val="VerbatimChar"/>
            </w:rPr>
          </w:rPrChange>
        </w:rPr>
        <w:t>io</w:t>
      </w:r>
      <w:proofErr w:type="spellEnd"/>
      <w:r w:rsidRPr="005702CF">
        <w:rPr>
          <w:rStyle w:val="VerbatimChar"/>
          <w:lang w:val="fr-CH"/>
          <w:rPrChange w:id="58" w:author="Andy O'DWYER" w:date="2025-02-04T15:45:00Z">
            <w:rPr>
              <w:rStyle w:val="VerbatimChar"/>
            </w:rPr>
          </w:rPrChange>
        </w:rPr>
        <w:t xml:space="preserve"> </w:t>
      </w:r>
      <w:proofErr w:type="spellStart"/>
      <w:r w:rsidRPr="005702CF">
        <w:rPr>
          <w:rStyle w:val="VerbatimChar"/>
          <w:lang w:val="fr-CH"/>
          <w:rPrChange w:id="59" w:author="Andy O'DWYER" w:date="2025-02-04T15:45:00Z">
            <w:rPr>
              <w:rStyle w:val="VerbatimChar"/>
            </w:rPr>
          </w:rPrChange>
        </w:rPr>
        <w:t>tardi</w:t>
      </w:r>
      <w:proofErr w:type="spellEnd"/>
      <w:r w:rsidRPr="005702CF">
        <w:rPr>
          <w:rStyle w:val="VerbatimChar"/>
          <w:lang w:val="fr-CH"/>
          <w:rPrChange w:id="60" w:author="Andy O'DWYER" w:date="2025-02-04T15:45:00Z">
            <w:rPr>
              <w:rStyle w:val="VerbatimChar"/>
            </w:rPr>
          </w:rPrChange>
        </w:rPr>
        <w:t xml:space="preserve"> le </w:t>
      </w:r>
      <w:proofErr w:type="spellStart"/>
      <w:r w:rsidRPr="005702CF">
        <w:rPr>
          <w:rStyle w:val="VerbatimChar"/>
          <w:lang w:val="fr-CH"/>
          <w:rPrChange w:id="61" w:author="Andy O'DWYER" w:date="2025-02-04T15:45:00Z">
            <w:rPr>
              <w:rStyle w:val="VerbatimChar"/>
            </w:rPr>
          </w:rPrChange>
        </w:rPr>
        <w:t>rispondo</w:t>
      </w:r>
      <w:proofErr w:type="spellEnd"/>
      <w:r w:rsidRPr="005702CF">
        <w:rPr>
          <w:rStyle w:val="VerbatimChar"/>
          <w:lang w:val="fr-CH"/>
          <w:rPrChange w:id="62" w:author="Andy O'DWYER" w:date="2025-02-04T15:45:00Z">
            <w:rPr>
              <w:rStyle w:val="VerbatimChar"/>
            </w:rPr>
          </w:rPrChange>
        </w:rPr>
        <w:t xml:space="preserve">. </w:t>
      </w:r>
      <w:proofErr w:type="spellStart"/>
      <w:r w:rsidRPr="005702CF">
        <w:rPr>
          <w:rStyle w:val="VerbatimChar"/>
          <w:lang w:val="fr-CH"/>
          <w:rPrChange w:id="63" w:author="Andy O'DWYER" w:date="2025-02-04T15:45:00Z">
            <w:rPr>
              <w:rStyle w:val="VerbatimChar"/>
            </w:rPr>
          </w:rPrChange>
        </w:rPr>
        <w:t>Gli</w:t>
      </w:r>
      <w:proofErr w:type="spellEnd"/>
      <w:r w:rsidRPr="005702CF">
        <w:rPr>
          <w:rStyle w:val="VerbatimChar"/>
          <w:lang w:val="fr-CH"/>
          <w:rPrChange w:id="64" w:author="Andy O'DWYER" w:date="2025-02-04T15:45:00Z">
            <w:rPr>
              <w:rStyle w:val="VerbatimChar"/>
            </w:rPr>
          </w:rPrChange>
        </w:rPr>
        <w:t xml:space="preserve"> ò </w:t>
      </w:r>
      <w:proofErr w:type="spellStart"/>
      <w:r w:rsidRPr="005702CF">
        <w:rPr>
          <w:rStyle w:val="VerbatimChar"/>
          <w:lang w:val="fr-CH"/>
          <w:rPrChange w:id="65" w:author="Andy O'DWYER" w:date="2025-02-04T15:45:00Z">
            <w:rPr>
              <w:rStyle w:val="VerbatimChar"/>
            </w:rPr>
          </w:rPrChange>
        </w:rPr>
        <w:t>vero</w:t>
      </w:r>
      <w:proofErr w:type="spellEnd"/>
      <w:r w:rsidRPr="005702CF">
        <w:rPr>
          <w:rStyle w:val="VerbatimChar"/>
          <w:lang w:val="fr-CH"/>
          <w:rPrChange w:id="66" w:author="Andy O'DWYER" w:date="2025-02-04T15:45:00Z">
            <w:rPr>
              <w:rStyle w:val="VerbatimChar"/>
            </w:rPr>
          </w:rPrChange>
        </w:rPr>
        <w:t xml:space="preserve"> </w:t>
      </w:r>
      <w:proofErr w:type="spellStart"/>
      <w:r w:rsidRPr="005702CF">
        <w:rPr>
          <w:rStyle w:val="VerbatimChar"/>
          <w:lang w:val="fr-CH"/>
          <w:rPrChange w:id="67" w:author="Andy O'DWYER" w:date="2025-02-04T15:45:00Z">
            <w:rPr>
              <w:rStyle w:val="VerbatimChar"/>
            </w:rPr>
          </w:rPrChange>
        </w:rPr>
        <w:t>che</w:t>
      </w:r>
      <w:proofErr w:type="spellEnd"/>
      <w:r w:rsidRPr="005702CF">
        <w:rPr>
          <w:rStyle w:val="VerbatimChar"/>
          <w:lang w:val="fr-CH"/>
          <w:rPrChange w:id="68" w:author="Andy O'DWYER" w:date="2025-02-04T15:45:00Z">
            <w:rPr>
              <w:rStyle w:val="VerbatimChar"/>
            </w:rPr>
          </w:rPrChange>
        </w:rPr>
        <w:t xml:space="preserve"> due </w:t>
      </w:r>
      <w:proofErr w:type="spellStart"/>
      <w:r w:rsidRPr="005702CF">
        <w:rPr>
          <w:rStyle w:val="VerbatimChar"/>
          <w:lang w:val="fr-CH"/>
          <w:rPrChange w:id="69" w:author="Andy O'DWYER" w:date="2025-02-04T15:45:00Z">
            <w:rPr>
              <w:rStyle w:val="VerbatimChar"/>
            </w:rPr>
          </w:rPrChange>
        </w:rPr>
        <w:t>mesi</w:t>
      </w:r>
      <w:proofErr w:type="spellEnd"/>
      <w:r w:rsidRPr="005702CF">
        <w:rPr>
          <w:rStyle w:val="VerbatimChar"/>
          <w:lang w:val="fr-CH"/>
          <w:rPrChange w:id="70" w:author="Andy O'DWYER" w:date="2025-02-04T15:45:00Z">
            <w:rPr>
              <w:rStyle w:val="VerbatimChar"/>
            </w:rPr>
          </w:rPrChange>
        </w:rPr>
        <w:t xml:space="preserve"> sono </w:t>
      </w:r>
      <w:proofErr w:type="gramStart"/>
      <w:r w:rsidRPr="005702CF">
        <w:rPr>
          <w:rStyle w:val="VerbatimChar"/>
          <w:lang w:val="fr-CH"/>
          <w:rPrChange w:id="71" w:author="Andy O'DWYER" w:date="2025-02-04T15:45:00Z">
            <w:rPr>
              <w:rStyle w:val="VerbatimChar"/>
            </w:rPr>
          </w:rPrChange>
        </w:rPr>
        <w:t xml:space="preserve">n’ </w:t>
      </w:r>
      <w:proofErr w:type="spellStart"/>
      <w:r w:rsidRPr="005702CF">
        <w:rPr>
          <w:rStyle w:val="VerbatimChar"/>
          <w:lang w:val="fr-CH"/>
          <w:rPrChange w:id="72" w:author="Andy O'DWYER" w:date="2025-02-04T15:45:00Z">
            <w:rPr>
              <w:rStyle w:val="VerbatimChar"/>
            </w:rPr>
          </w:rPrChange>
        </w:rPr>
        <w:t>hebb'i</w:t>
      </w:r>
      <w:proofErr w:type="spellEnd"/>
      <w:proofErr w:type="gramEnd"/>
      <w:r w:rsidRPr="005702CF">
        <w:rPr>
          <w:rStyle w:val="VerbatimChar"/>
          <w:lang w:val="fr-CH"/>
          <w:rPrChange w:id="73" w:author="Andy O'DWYER" w:date="2025-02-04T15:45:00Z">
            <w:rPr>
              <w:rStyle w:val="VerbatimChar"/>
            </w:rPr>
          </w:rPrChange>
        </w:rPr>
        <w:t xml:space="preserve"> </w:t>
      </w:r>
      <w:proofErr w:type="spellStart"/>
      <w:r w:rsidRPr="005702CF">
        <w:rPr>
          <w:rStyle w:val="VerbatimChar"/>
          <w:lang w:val="fr-CH"/>
          <w:rPrChange w:id="74" w:author="Andy O'DWYER" w:date="2025-02-04T15:45:00Z">
            <w:rPr>
              <w:rStyle w:val="VerbatimChar"/>
            </w:rPr>
          </w:rPrChange>
        </w:rPr>
        <w:t>una</w:t>
      </w:r>
      <w:proofErr w:type="spellEnd"/>
      <w:r w:rsidRPr="005702CF">
        <w:rPr>
          <w:rStyle w:val="VerbatimChar"/>
          <w:lang w:val="fr-CH"/>
          <w:rPrChange w:id="75" w:author="Andy O'DWYER" w:date="2025-02-04T15:45:00Z">
            <w:rPr>
              <w:rStyle w:val="VerbatimChar"/>
            </w:rPr>
          </w:rPrChange>
        </w:rPr>
        <w:t xml:space="preserve"> da un </w:t>
      </w:r>
      <w:proofErr w:type="spellStart"/>
      <w:r w:rsidRPr="005702CF">
        <w:rPr>
          <w:rStyle w:val="VerbatimChar"/>
          <w:lang w:val="fr-CH"/>
          <w:rPrChange w:id="76" w:author="Andy O'DWYER" w:date="2025-02-04T15:45:00Z">
            <w:rPr>
              <w:rStyle w:val="VerbatimChar"/>
            </w:rPr>
          </w:rPrChange>
        </w:rPr>
        <w:t>frate</w:t>
      </w:r>
      <w:proofErr w:type="spellEnd"/>
      <w:r w:rsidRPr="005702CF">
        <w:rPr>
          <w:rStyle w:val="VerbatimChar"/>
          <w:lang w:val="fr-CH"/>
          <w:rPrChange w:id="77" w:author="Andy O'DWYER" w:date="2025-02-04T15:45:00Z">
            <w:rPr>
              <w:rStyle w:val="VerbatimChar"/>
            </w:rPr>
          </w:rPrChange>
        </w:rPr>
        <w:t xml:space="preserve">, alla quale non </w:t>
      </w:r>
      <w:proofErr w:type="spellStart"/>
      <w:r w:rsidRPr="005702CF">
        <w:rPr>
          <w:rStyle w:val="VerbatimChar"/>
          <w:lang w:val="fr-CH"/>
          <w:rPrChange w:id="78" w:author="Andy O'DWYER" w:date="2025-02-04T15:45:00Z">
            <w:rPr>
              <w:rStyle w:val="VerbatimChar"/>
            </w:rPr>
          </w:rPrChange>
        </w:rPr>
        <w:t>resposi</w:t>
      </w:r>
      <w:proofErr w:type="spellEnd"/>
      <w:r w:rsidRPr="005702CF">
        <w:rPr>
          <w:rStyle w:val="VerbatimChar"/>
          <w:lang w:val="fr-CH"/>
          <w:rPrChange w:id="79" w:author="Andy O'DWYER" w:date="2025-02-04T15:45:00Z">
            <w:rPr>
              <w:rStyle w:val="VerbatimChar"/>
            </w:rPr>
          </w:rPrChange>
        </w:rPr>
        <w:t xml:space="preserve">, per </w:t>
      </w:r>
      <w:proofErr w:type="spellStart"/>
      <w:r w:rsidRPr="005702CF">
        <w:rPr>
          <w:rStyle w:val="VerbatimChar"/>
          <w:lang w:val="fr-CH"/>
          <w:rPrChange w:id="80" w:author="Andy O'DWYER" w:date="2025-02-04T15:45:00Z">
            <w:rPr>
              <w:rStyle w:val="VerbatimChar"/>
            </w:rPr>
          </w:rPrChange>
        </w:rPr>
        <w:t>irritrovarmi</w:t>
      </w:r>
      <w:proofErr w:type="spellEnd"/>
      <w:r w:rsidRPr="005702CF">
        <w:rPr>
          <w:rStyle w:val="VerbatimChar"/>
          <w:lang w:val="fr-CH"/>
          <w:rPrChange w:id="81" w:author="Andy O'DWYER" w:date="2025-02-04T15:45:00Z">
            <w:rPr>
              <w:rStyle w:val="VerbatimChar"/>
            </w:rPr>
          </w:rPrChange>
        </w:rPr>
        <w:t xml:space="preserve"> in </w:t>
      </w:r>
      <w:proofErr w:type="spellStart"/>
      <w:r w:rsidRPr="005702CF">
        <w:rPr>
          <w:rStyle w:val="VerbatimChar"/>
          <w:lang w:val="fr-CH"/>
          <w:rPrChange w:id="82" w:author="Andy O'DWYER" w:date="2025-02-04T15:45:00Z">
            <w:rPr>
              <w:rStyle w:val="VerbatimChar"/>
            </w:rPr>
          </w:rPrChange>
        </w:rPr>
        <w:t>letto</w:t>
      </w:r>
      <w:proofErr w:type="spellEnd"/>
      <w:r w:rsidRPr="005702CF">
        <w:rPr>
          <w:rStyle w:val="VerbatimChar"/>
          <w:lang w:val="fr-CH"/>
          <w:rPrChange w:id="83" w:author="Andy O'DWYER" w:date="2025-02-04T15:45:00Z">
            <w:rPr>
              <w:rStyle w:val="VerbatimChar"/>
            </w:rPr>
          </w:rPrChange>
        </w:rPr>
        <w:t xml:space="preserve"> </w:t>
      </w:r>
      <w:proofErr w:type="spellStart"/>
      <w:r w:rsidRPr="005702CF">
        <w:rPr>
          <w:rStyle w:val="VerbatimChar"/>
          <w:lang w:val="fr-CH"/>
          <w:rPrChange w:id="84" w:author="Andy O'DWYER" w:date="2025-02-04T15:45:00Z">
            <w:rPr>
              <w:rStyle w:val="VerbatimChar"/>
            </w:rPr>
          </w:rPrChange>
        </w:rPr>
        <w:t>ammalata</w:t>
      </w:r>
      <w:proofErr w:type="spellEnd"/>
      <w:r w:rsidRPr="005702CF">
        <w:rPr>
          <w:rStyle w:val="VerbatimChar"/>
          <w:lang w:val="fr-CH"/>
          <w:rPrChange w:id="85" w:author="Andy O'DWYER" w:date="2025-02-04T15:45:00Z">
            <w:rPr>
              <w:rStyle w:val="VerbatimChar"/>
            </w:rPr>
          </w:rPrChange>
        </w:rPr>
        <w:t xml:space="preserve"> et </w:t>
      </w:r>
      <w:proofErr w:type="spellStart"/>
      <w:r w:rsidRPr="005702CF">
        <w:rPr>
          <w:rStyle w:val="VerbatimChar"/>
          <w:lang w:val="fr-CH"/>
          <w:rPrChange w:id="86" w:author="Andy O'DWYER" w:date="2025-02-04T15:45:00Z">
            <w:rPr>
              <w:rStyle w:val="VerbatimChar"/>
            </w:rPr>
          </w:rPrChange>
        </w:rPr>
        <w:t>perchè</w:t>
      </w:r>
      <w:proofErr w:type="spellEnd"/>
      <w:r w:rsidRPr="005702CF">
        <w:rPr>
          <w:rStyle w:val="VerbatimChar"/>
          <w:lang w:val="fr-CH"/>
          <w:rPrChange w:id="87" w:author="Andy O'DWYER" w:date="2025-02-04T15:45:00Z">
            <w:rPr>
              <w:rStyle w:val="VerbatimChar"/>
            </w:rPr>
          </w:rPrChange>
        </w:rPr>
        <w:t xml:space="preserve"> il </w:t>
      </w:r>
      <w:proofErr w:type="spellStart"/>
      <w:r w:rsidRPr="005702CF">
        <w:rPr>
          <w:rStyle w:val="VerbatimChar"/>
          <w:lang w:val="fr-CH"/>
          <w:rPrChange w:id="88" w:author="Andy O'DWYER" w:date="2025-02-04T15:45:00Z">
            <w:rPr>
              <w:rStyle w:val="VerbatimChar"/>
            </w:rPr>
          </w:rPrChange>
        </w:rPr>
        <w:t>Sigti</w:t>
      </w:r>
      <w:proofErr w:type="spellEnd"/>
      <w:r w:rsidRPr="005702CF">
        <w:rPr>
          <w:rStyle w:val="VerbatimChar"/>
          <w:lang w:val="fr-CH"/>
          <w:rPrChange w:id="89" w:author="Andy O'DWYER" w:date="2025-02-04T15:45:00Z">
            <w:rPr>
              <w:rStyle w:val="VerbatimChar"/>
            </w:rPr>
          </w:rPrChange>
        </w:rPr>
        <w:t xml:space="preserve"> Luca(2) </w:t>
      </w:r>
      <w:proofErr w:type="spellStart"/>
      <w:r w:rsidRPr="005702CF">
        <w:rPr>
          <w:rStyle w:val="VerbatimChar"/>
          <w:lang w:val="fr-CH"/>
          <w:rPrChange w:id="90" w:author="Andy O'DWYER" w:date="2025-02-04T15:45:00Z">
            <w:rPr>
              <w:rStyle w:val="VerbatimChar"/>
            </w:rPr>
          </w:rPrChange>
        </w:rPr>
        <w:t>scrisse</w:t>
      </w:r>
      <w:proofErr w:type="spellEnd"/>
      <w:r w:rsidRPr="005702CF">
        <w:rPr>
          <w:rStyle w:val="VerbatimChar"/>
          <w:lang w:val="fr-CH"/>
          <w:rPrChange w:id="91" w:author="Andy O'DWYER" w:date="2025-02-04T15:45:00Z">
            <w:rPr>
              <w:rStyle w:val="VerbatimChar"/>
            </w:rPr>
          </w:rPrChange>
        </w:rPr>
        <w:t xml:space="preserve"> a V. S. </w:t>
      </w:r>
      <w:proofErr w:type="spellStart"/>
      <w:r w:rsidRPr="005702CF">
        <w:rPr>
          <w:rStyle w:val="VerbatimChar"/>
          <w:lang w:val="fr-CH"/>
          <w:rPrChange w:id="92" w:author="Andy O'DWYER" w:date="2025-02-04T15:45:00Z">
            <w:rPr>
              <w:rStyle w:val="VerbatimChar"/>
            </w:rPr>
          </w:rPrChange>
        </w:rPr>
        <w:t>che</w:t>
      </w:r>
      <w:proofErr w:type="spellEnd"/>
      <w:r w:rsidRPr="005702CF">
        <w:rPr>
          <w:rStyle w:val="VerbatimChar"/>
          <w:lang w:val="fr-CH"/>
          <w:rPrChange w:id="93" w:author="Andy O'DWYER" w:date="2025-02-04T15:45:00Z">
            <w:rPr>
              <w:rStyle w:val="VerbatimChar"/>
            </w:rPr>
          </w:rPrChange>
        </w:rPr>
        <w:t xml:space="preserve"> per saper la </w:t>
      </w:r>
      <w:proofErr w:type="spellStart"/>
      <w:r w:rsidRPr="005702CF">
        <w:rPr>
          <w:rStyle w:val="VerbatimChar"/>
          <w:lang w:val="fr-CH"/>
          <w:rPrChange w:id="94" w:author="Andy O'DWYER" w:date="2025-02-04T15:45:00Z">
            <w:rPr>
              <w:rStyle w:val="VerbatimChar"/>
            </w:rPr>
          </w:rPrChange>
        </w:rPr>
        <w:t>mia</w:t>
      </w:r>
      <w:proofErr w:type="spellEnd"/>
      <w:r w:rsidRPr="005702CF">
        <w:rPr>
          <w:rStyle w:val="VerbatimChar"/>
          <w:lang w:val="fr-CH"/>
          <w:rPrChange w:id="95" w:author="Andy O'DWYER" w:date="2025-02-04T15:45:00Z">
            <w:rPr>
              <w:rStyle w:val="VerbatimChar"/>
            </w:rPr>
          </w:rPrChange>
        </w:rPr>
        <w:t xml:space="preserve"> </w:t>
      </w:r>
      <w:proofErr w:type="spellStart"/>
      <w:r w:rsidRPr="005702CF">
        <w:rPr>
          <w:rStyle w:val="VerbatimChar"/>
          <w:lang w:val="fr-CH"/>
          <w:rPrChange w:id="96" w:author="Andy O'DWYER" w:date="2025-02-04T15:45:00Z">
            <w:rPr>
              <w:rStyle w:val="VerbatimChar"/>
            </w:rPr>
          </w:rPrChange>
        </w:rPr>
        <w:t>opinione</w:t>
      </w:r>
      <w:proofErr w:type="spellEnd"/>
      <w:r w:rsidRPr="005702CF">
        <w:rPr>
          <w:rStyle w:val="VerbatimChar"/>
          <w:lang w:val="fr-CH"/>
          <w:rPrChange w:id="97" w:author="Andy O'DWYER" w:date="2025-02-04T15:45:00Z">
            <w:rPr>
              <w:rStyle w:val="VerbatimChar"/>
            </w:rPr>
          </w:rPrChange>
        </w:rPr>
        <w:t xml:space="preserve"> ne </w:t>
      </w:r>
      <w:proofErr w:type="spellStart"/>
      <w:r w:rsidRPr="005702CF">
        <w:rPr>
          <w:rStyle w:val="VerbatimChar"/>
          <w:lang w:val="fr-CH"/>
          <w:rPrChange w:id="98" w:author="Andy O'DWYER" w:date="2025-02-04T15:45:00Z">
            <w:rPr>
              <w:rStyle w:val="VerbatimChar"/>
            </w:rPr>
          </w:rPrChange>
        </w:rPr>
        <w:t>domandasse</w:t>
      </w:r>
      <w:proofErr w:type="spellEnd"/>
      <w:r w:rsidRPr="005702CF">
        <w:rPr>
          <w:rStyle w:val="VerbatimChar"/>
          <w:lang w:val="fr-CH"/>
          <w:rPrChange w:id="99" w:author="Andy O'DWYER" w:date="2025-02-04T15:45:00Z">
            <w:rPr>
              <w:rStyle w:val="VerbatimChar"/>
            </w:rPr>
          </w:rPrChange>
        </w:rPr>
        <w:t xml:space="preserve"> a Padre </w:t>
      </w:r>
      <w:proofErr w:type="spellStart"/>
      <w:r w:rsidRPr="005702CF">
        <w:rPr>
          <w:rStyle w:val="VerbatimChar"/>
          <w:lang w:val="fr-CH"/>
          <w:rPrChange w:id="100" w:author="Andy O'DWYER" w:date="2025-02-04T15:45:00Z">
            <w:rPr>
              <w:rStyle w:val="VerbatimChar"/>
            </w:rPr>
          </w:rPrChange>
        </w:rPr>
        <w:t>Innocentio</w:t>
      </w:r>
      <w:proofErr w:type="spellEnd"/>
      <w:r w:rsidRPr="005702CF">
        <w:rPr>
          <w:rStyle w:val="VerbatimChar"/>
          <w:lang w:val="fr-CH"/>
          <w:rPrChange w:id="101" w:author="Andy O'DWYER" w:date="2025-02-04T15:45:00Z">
            <w:rPr>
              <w:rStyle w:val="VerbatimChar"/>
            </w:rPr>
          </w:rPrChange>
        </w:rPr>
        <w:t xml:space="preserve"> </w:t>
      </w:r>
      <w:proofErr w:type="spellStart"/>
      <w:r w:rsidRPr="005702CF">
        <w:rPr>
          <w:rStyle w:val="VerbatimChar"/>
          <w:lang w:val="fr-CH"/>
          <w:rPrChange w:id="102" w:author="Andy O'DWYER" w:date="2025-02-04T15:45:00Z">
            <w:rPr>
              <w:rStyle w:val="VerbatimChar"/>
            </w:rPr>
          </w:rPrChange>
        </w:rPr>
        <w:t>del</w:t>
      </w:r>
      <w:proofErr w:type="spellEnd"/>
      <w:r w:rsidRPr="005702CF">
        <w:rPr>
          <w:rStyle w:val="VerbatimChar"/>
          <w:lang w:val="fr-CH"/>
          <w:rPrChange w:id="103" w:author="Andy O'DWYER" w:date="2025-02-04T15:45:00Z">
            <w:rPr>
              <w:rStyle w:val="VerbatimChar"/>
            </w:rPr>
          </w:rPrChange>
        </w:rPr>
        <w:t xml:space="preserve">’ ordine di S.t0 Agostino, </w:t>
      </w:r>
      <w:proofErr w:type="spellStart"/>
      <w:r w:rsidRPr="005702CF">
        <w:rPr>
          <w:rStyle w:val="VerbatimChar"/>
          <w:lang w:val="fr-CH"/>
          <w:rPrChange w:id="104" w:author="Andy O'DWYER" w:date="2025-02-04T15:45:00Z">
            <w:rPr>
              <w:rStyle w:val="VerbatimChar"/>
            </w:rPr>
          </w:rPrChange>
        </w:rPr>
        <w:t>che</w:t>
      </w:r>
      <w:proofErr w:type="spellEnd"/>
      <w:r w:rsidRPr="005702CF">
        <w:rPr>
          <w:rStyle w:val="VerbatimChar"/>
          <w:lang w:val="fr-CH"/>
          <w:rPrChange w:id="105" w:author="Andy O'DWYER" w:date="2025-02-04T15:45:00Z">
            <w:rPr>
              <w:rStyle w:val="VerbatimChar"/>
            </w:rPr>
          </w:rPrChange>
        </w:rPr>
        <w:t xml:space="preserve"> </w:t>
      </w:r>
      <w:proofErr w:type="spellStart"/>
      <w:r w:rsidRPr="005702CF">
        <w:rPr>
          <w:rStyle w:val="VerbatimChar"/>
          <w:lang w:val="fr-CH"/>
          <w:rPrChange w:id="106" w:author="Andy O'DWYER" w:date="2025-02-04T15:45:00Z">
            <w:rPr>
              <w:rStyle w:val="VerbatimChar"/>
            </w:rPr>
          </w:rPrChange>
        </w:rPr>
        <w:t>sta</w:t>
      </w:r>
      <w:proofErr w:type="spellEnd"/>
      <w:r w:rsidRPr="005702CF">
        <w:rPr>
          <w:rStyle w:val="VerbatimChar"/>
          <w:lang w:val="fr-CH"/>
          <w:rPrChange w:id="107" w:author="Andy O'DWYER" w:date="2025-02-04T15:45:00Z">
            <w:rPr>
              <w:rStyle w:val="VerbatimChar"/>
            </w:rPr>
          </w:rPrChange>
        </w:rPr>
        <w:t xml:space="preserve"> </w:t>
      </w:r>
      <w:proofErr w:type="spellStart"/>
      <w:r w:rsidRPr="005702CF">
        <w:rPr>
          <w:rStyle w:val="VerbatimChar"/>
          <w:lang w:val="fr-CH"/>
          <w:rPrChange w:id="108" w:author="Andy O'DWYER" w:date="2025-02-04T15:45:00Z">
            <w:rPr>
              <w:rStyle w:val="VerbatimChar"/>
            </w:rPr>
          </w:rPrChange>
        </w:rPr>
        <w:t>costì</w:t>
      </w:r>
      <w:proofErr w:type="spellEnd"/>
      <w:r w:rsidRPr="005702CF">
        <w:rPr>
          <w:rStyle w:val="VerbatimChar"/>
          <w:lang w:val="fr-CH"/>
          <w:rPrChange w:id="109" w:author="Andy O'DWYER" w:date="2025-02-04T15:45:00Z">
            <w:rPr>
              <w:rStyle w:val="VerbatimChar"/>
            </w:rPr>
          </w:rPrChange>
        </w:rPr>
        <w:t xml:space="preserve"> in </w:t>
      </w:r>
      <w:proofErr w:type="spellStart"/>
      <w:r w:rsidRPr="005702CF">
        <w:rPr>
          <w:rStyle w:val="VerbatimChar"/>
          <w:lang w:val="fr-CH"/>
          <w:rPrChange w:id="110" w:author="Andy O'DWYER" w:date="2025-02-04T15:45:00Z">
            <w:rPr>
              <w:rStyle w:val="VerbatimChar"/>
            </w:rPr>
          </w:rPrChange>
        </w:rPr>
        <w:t>S.ta</w:t>
      </w:r>
      <w:proofErr w:type="spellEnd"/>
      <w:r w:rsidRPr="005702CF">
        <w:rPr>
          <w:rStyle w:val="VerbatimChar"/>
          <w:lang w:val="fr-CH"/>
          <w:rPrChange w:id="111" w:author="Andy O'DWYER" w:date="2025-02-04T15:45:00Z">
            <w:rPr>
              <w:rStyle w:val="VerbatimChar"/>
            </w:rPr>
          </w:rPrChange>
        </w:rPr>
        <w:t xml:space="preserve"> Maria Novella. Hora le dico a V. S., </w:t>
      </w:r>
      <w:proofErr w:type="spellStart"/>
      <w:r w:rsidRPr="005702CF">
        <w:rPr>
          <w:rStyle w:val="VerbatimChar"/>
          <w:lang w:val="fr-CH"/>
          <w:rPrChange w:id="112" w:author="Andy O'DWYER" w:date="2025-02-04T15:45:00Z">
            <w:rPr>
              <w:rStyle w:val="VerbatimChar"/>
            </w:rPr>
          </w:rPrChange>
        </w:rPr>
        <w:t>che</w:t>
      </w:r>
      <w:proofErr w:type="spellEnd"/>
      <w:r w:rsidRPr="005702CF">
        <w:rPr>
          <w:rStyle w:val="VerbatimChar"/>
          <w:lang w:val="fr-CH"/>
          <w:rPrChange w:id="113" w:author="Andy O'DWYER" w:date="2025-02-04T15:45:00Z">
            <w:rPr>
              <w:rStyle w:val="VerbatimChar"/>
            </w:rPr>
          </w:rPrChange>
        </w:rPr>
        <w:t xml:space="preserve"> </w:t>
      </w:r>
      <w:proofErr w:type="spellStart"/>
      <w:r w:rsidRPr="005702CF">
        <w:rPr>
          <w:rStyle w:val="VerbatimChar"/>
          <w:lang w:val="fr-CH"/>
          <w:rPrChange w:id="114" w:author="Andy O'DWYER" w:date="2025-02-04T15:45:00Z">
            <w:rPr>
              <w:rStyle w:val="VerbatimChar"/>
            </w:rPr>
          </w:rPrChange>
        </w:rPr>
        <w:t>tutto</w:t>
      </w:r>
      <w:proofErr w:type="spellEnd"/>
      <w:r w:rsidRPr="005702CF">
        <w:rPr>
          <w:rStyle w:val="VerbatimChar"/>
          <w:lang w:val="fr-CH"/>
          <w:rPrChange w:id="115" w:author="Andy O'DWYER" w:date="2025-02-04T15:45:00Z">
            <w:rPr>
              <w:rStyle w:val="VerbatimChar"/>
            </w:rPr>
          </w:rPrChange>
        </w:rPr>
        <w:t xml:space="preserve"> </w:t>
      </w:r>
      <w:proofErr w:type="spellStart"/>
      <w:r w:rsidRPr="005702CF">
        <w:rPr>
          <w:rStyle w:val="VerbatimChar"/>
          <w:lang w:val="fr-CH"/>
          <w:rPrChange w:id="116" w:author="Andy O'DWYER" w:date="2025-02-04T15:45:00Z">
            <w:rPr>
              <w:rStyle w:val="VerbatimChar"/>
            </w:rPr>
          </w:rPrChange>
        </w:rPr>
        <w:t>quello</w:t>
      </w:r>
      <w:proofErr w:type="spellEnd"/>
      <w:r w:rsidRPr="005702CF">
        <w:rPr>
          <w:rStyle w:val="VerbatimChar"/>
          <w:lang w:val="fr-CH"/>
          <w:rPrChange w:id="117" w:author="Andy O'DWYER" w:date="2025-02-04T15:45:00Z">
            <w:rPr>
              <w:rStyle w:val="VerbatimChar"/>
            </w:rPr>
          </w:rPrChange>
        </w:rPr>
        <w:t xml:space="preserve"> </w:t>
      </w:r>
      <w:proofErr w:type="spellStart"/>
      <w:r w:rsidRPr="005702CF">
        <w:rPr>
          <w:rStyle w:val="VerbatimChar"/>
          <w:lang w:val="fr-CH"/>
          <w:rPrChange w:id="118" w:author="Andy O'DWYER" w:date="2025-02-04T15:45:00Z">
            <w:rPr>
              <w:rStyle w:val="VerbatimChar"/>
            </w:rPr>
          </w:rPrChange>
        </w:rPr>
        <w:t>che</w:t>
      </w:r>
      <w:proofErr w:type="spellEnd"/>
      <w:r w:rsidRPr="005702CF">
        <w:rPr>
          <w:rStyle w:val="VerbatimChar"/>
          <w:lang w:val="fr-CH"/>
          <w:rPrChange w:id="119" w:author="Andy O'DWYER" w:date="2025-02-04T15:45:00Z">
            <w:rPr>
              <w:rStyle w:val="VerbatimChar"/>
            </w:rPr>
          </w:rPrChange>
        </w:rPr>
        <w:t xml:space="preserve"> se </w:t>
      </w:r>
      <w:proofErr w:type="spellStart"/>
      <w:r w:rsidRPr="005702CF">
        <w:rPr>
          <w:rStyle w:val="VerbatimChar"/>
          <w:lang w:val="fr-CH"/>
          <w:rPrChange w:id="120" w:author="Andy O'DWYER" w:date="2025-02-04T15:45:00Z">
            <w:rPr>
              <w:rStyle w:val="VerbatimChar"/>
            </w:rPr>
          </w:rPrChange>
        </w:rPr>
        <w:t>dice</w:t>
      </w:r>
      <w:proofErr w:type="spellEnd"/>
      <w:r w:rsidRPr="005702CF">
        <w:rPr>
          <w:rStyle w:val="VerbatimChar"/>
          <w:lang w:val="fr-CH"/>
          <w:rPrChange w:id="121" w:author="Andy O'DWYER" w:date="2025-02-04T15:45:00Z">
            <w:rPr>
              <w:rStyle w:val="VerbatimChar"/>
            </w:rPr>
          </w:rPrChange>
        </w:rPr>
        <w:t xml:space="preserve"> </w:t>
      </w:r>
      <w:proofErr w:type="spellStart"/>
      <w:r w:rsidRPr="005702CF">
        <w:rPr>
          <w:rStyle w:val="VerbatimChar"/>
          <w:lang w:val="fr-CH"/>
          <w:rPrChange w:id="122" w:author="Andy O'DWYER" w:date="2025-02-04T15:45:00Z">
            <w:rPr>
              <w:rStyle w:val="VerbatimChar"/>
            </w:rPr>
          </w:rPrChange>
        </w:rPr>
        <w:t>del</w:t>
      </w:r>
      <w:proofErr w:type="spellEnd"/>
      <w:r w:rsidRPr="005702CF">
        <w:rPr>
          <w:rStyle w:val="VerbatimChar"/>
          <w:lang w:val="fr-CH"/>
          <w:rPrChange w:id="123" w:author="Andy O'DWYER" w:date="2025-02-04T15:45:00Z">
            <w:rPr>
              <w:rStyle w:val="VerbatimChar"/>
            </w:rPr>
          </w:rPrChange>
        </w:rPr>
        <w:t xml:space="preserve"> </w:t>
      </w:r>
      <w:proofErr w:type="spellStart"/>
      <w:r w:rsidRPr="005702CF">
        <w:rPr>
          <w:rStyle w:val="VerbatimChar"/>
          <w:lang w:val="fr-CH"/>
          <w:rPrChange w:id="124" w:author="Andy O'DWYER" w:date="2025-02-04T15:45:00Z">
            <w:rPr>
              <w:rStyle w:val="VerbatimChar"/>
            </w:rPr>
          </w:rPrChange>
        </w:rPr>
        <w:t>ritrovamento</w:t>
      </w:r>
      <w:proofErr w:type="spellEnd"/>
      <w:r w:rsidRPr="005702CF">
        <w:rPr>
          <w:rStyle w:val="VerbatimChar"/>
          <w:lang w:val="fr-CH"/>
          <w:rPrChange w:id="125" w:author="Andy O'DWYER" w:date="2025-02-04T15:45:00Z">
            <w:rPr>
              <w:rStyle w:val="VerbatimChar"/>
            </w:rPr>
          </w:rPrChange>
        </w:rPr>
        <w:t xml:space="preserve"> delle </w:t>
      </w:r>
      <w:proofErr w:type="spellStart"/>
      <w:r w:rsidRPr="005702CF">
        <w:rPr>
          <w:rStyle w:val="VerbatimChar"/>
          <w:lang w:val="fr-CH"/>
          <w:rPrChange w:id="126" w:author="Andy O'DWYER" w:date="2025-02-04T15:45:00Z">
            <w:rPr>
              <w:rStyle w:val="VerbatimChar"/>
            </w:rPr>
          </w:rPrChange>
        </w:rPr>
        <w:t>stelle</w:t>
      </w:r>
      <w:proofErr w:type="spellEnd"/>
      <w:r w:rsidRPr="005702CF">
        <w:rPr>
          <w:rStyle w:val="VerbatimChar"/>
          <w:lang w:val="fr-CH"/>
          <w:rPrChange w:id="127" w:author="Andy O'DWYER" w:date="2025-02-04T15:45:00Z">
            <w:rPr>
              <w:rStyle w:val="VerbatimChar"/>
            </w:rPr>
          </w:rPrChange>
        </w:rPr>
        <w:t xml:space="preserve"> </w:t>
      </w:r>
      <w:proofErr w:type="spellStart"/>
      <w:r w:rsidRPr="005702CF">
        <w:rPr>
          <w:rStyle w:val="VerbatimChar"/>
          <w:lang w:val="fr-CH"/>
          <w:rPrChange w:id="128" w:author="Andy O'DWYER" w:date="2025-02-04T15:45:00Z">
            <w:rPr>
              <w:rStyle w:val="VerbatimChar"/>
            </w:rPr>
          </w:rPrChange>
        </w:rPr>
        <w:t>del</w:t>
      </w:r>
      <w:proofErr w:type="spellEnd"/>
      <w:r w:rsidRPr="005702CF">
        <w:rPr>
          <w:rStyle w:val="VerbatimChar"/>
          <w:lang w:val="fr-CH"/>
          <w:rPrChange w:id="129" w:author="Andy O'DWYER" w:date="2025-02-04T15:45:00Z">
            <w:rPr>
              <w:rStyle w:val="VerbatimChar"/>
            </w:rPr>
          </w:rPrChange>
        </w:rPr>
        <w:t xml:space="preserve"> </w:t>
      </w:r>
      <w:proofErr w:type="spellStart"/>
      <w:r w:rsidRPr="005702CF">
        <w:rPr>
          <w:rStyle w:val="VerbatimChar"/>
          <w:lang w:val="fr-CH"/>
          <w:rPrChange w:id="130" w:author="Andy O'DWYER" w:date="2025-02-04T15:45:00Z">
            <w:rPr>
              <w:rStyle w:val="VerbatimChar"/>
            </w:rPr>
          </w:rPrChange>
        </w:rPr>
        <w:t>Sigti</w:t>
      </w:r>
      <w:proofErr w:type="spellEnd"/>
      <w:r w:rsidRPr="005702CF">
        <w:rPr>
          <w:rStyle w:val="VerbatimChar"/>
          <w:lang w:val="fr-CH"/>
          <w:rPrChange w:id="131" w:author="Andy O'DWYER" w:date="2025-02-04T15:45:00Z">
            <w:rPr>
              <w:rStyle w:val="VerbatimChar"/>
            </w:rPr>
          </w:rPrChange>
        </w:rPr>
        <w:t xml:space="preserve"> </w:t>
      </w:r>
      <w:proofErr w:type="spellStart"/>
      <w:r w:rsidRPr="005702CF">
        <w:rPr>
          <w:rStyle w:val="VerbatimChar"/>
          <w:lang w:val="fr-CH"/>
          <w:rPrChange w:id="132" w:author="Andy O'DWYER" w:date="2025-02-04T15:45:00Z">
            <w:rPr>
              <w:rStyle w:val="VerbatimChar"/>
            </w:rPr>
          </w:rPrChange>
        </w:rPr>
        <w:t>Gallileo</w:t>
      </w:r>
      <w:proofErr w:type="spellEnd"/>
      <w:r w:rsidRPr="005702CF">
        <w:rPr>
          <w:rStyle w:val="VerbatimChar"/>
          <w:lang w:val="fr-CH"/>
          <w:rPrChange w:id="133" w:author="Andy O'DWYER" w:date="2025-02-04T15:45:00Z">
            <w:rPr>
              <w:rStyle w:val="VerbatimChar"/>
            </w:rPr>
          </w:rPrChange>
        </w:rPr>
        <w:t xml:space="preserve"> è </w:t>
      </w:r>
      <w:proofErr w:type="spellStart"/>
      <w:r w:rsidRPr="005702CF">
        <w:rPr>
          <w:rStyle w:val="VerbatimChar"/>
          <w:lang w:val="fr-CH"/>
          <w:rPrChange w:id="134" w:author="Andy O'DWYER" w:date="2025-02-04T15:45:00Z">
            <w:rPr>
              <w:rStyle w:val="VerbatimChar"/>
            </w:rPr>
          </w:rPrChange>
        </w:rPr>
        <w:t>vero</w:t>
      </w:r>
      <w:proofErr w:type="spellEnd"/>
      <w:r w:rsidRPr="005702CF">
        <w:rPr>
          <w:rStyle w:val="VerbatimChar"/>
          <w:lang w:val="fr-CH"/>
          <w:rPrChange w:id="135" w:author="Andy O'DWYER" w:date="2025-02-04T15:45:00Z">
            <w:rPr>
              <w:rStyle w:val="VerbatimChar"/>
            </w:rPr>
          </w:rPrChange>
        </w:rPr>
        <w:t xml:space="preserve">, </w:t>
      </w:r>
      <w:proofErr w:type="spellStart"/>
      <w:r w:rsidRPr="005702CF">
        <w:rPr>
          <w:rStyle w:val="VerbatimChar"/>
          <w:lang w:val="fr-CH"/>
          <w:rPrChange w:id="136" w:author="Andy O'DWYER" w:date="2025-02-04T15:45:00Z">
            <w:rPr>
              <w:rStyle w:val="VerbatimChar"/>
            </w:rPr>
          </w:rPrChange>
        </w:rPr>
        <w:t>cioè</w:t>
      </w:r>
      <w:proofErr w:type="spellEnd"/>
      <w:r w:rsidRPr="005702CF">
        <w:rPr>
          <w:rStyle w:val="VerbatimChar"/>
          <w:lang w:val="fr-CH"/>
          <w:rPrChange w:id="137" w:author="Andy O'DWYER" w:date="2025-02-04T15:45:00Z">
            <w:rPr>
              <w:rStyle w:val="VerbatimChar"/>
            </w:rPr>
          </w:rPrChange>
        </w:rPr>
        <w:t xml:space="preserve"> </w:t>
      </w:r>
      <w:proofErr w:type="spellStart"/>
      <w:r w:rsidRPr="005702CF">
        <w:rPr>
          <w:rStyle w:val="VerbatimChar"/>
          <w:lang w:val="fr-CH"/>
          <w:rPrChange w:id="138" w:author="Andy O'DWYER" w:date="2025-02-04T15:45:00Z">
            <w:rPr>
              <w:rStyle w:val="VerbatimChar"/>
            </w:rPr>
          </w:rPrChange>
        </w:rPr>
        <w:t>che</w:t>
      </w:r>
      <w:proofErr w:type="spellEnd"/>
      <w:r w:rsidRPr="005702CF">
        <w:rPr>
          <w:rStyle w:val="VerbatimChar"/>
          <w:lang w:val="fr-CH"/>
          <w:rPrChange w:id="139" w:author="Andy O'DWYER" w:date="2025-02-04T15:45:00Z">
            <w:rPr>
              <w:rStyle w:val="VerbatimChar"/>
            </w:rPr>
          </w:rPrChange>
        </w:rPr>
        <w:t xml:space="preserve"> con </w:t>
      </w:r>
      <w:proofErr w:type="spellStart"/>
      <w:r w:rsidRPr="005702CF">
        <w:rPr>
          <w:rStyle w:val="VerbatimChar"/>
          <w:lang w:val="fr-CH"/>
          <w:rPrChange w:id="140" w:author="Andy O'DWYER" w:date="2025-02-04T15:45:00Z">
            <w:rPr>
              <w:rStyle w:val="VerbatimChar"/>
            </w:rPr>
          </w:rPrChange>
        </w:rPr>
        <w:t>Giove</w:t>
      </w:r>
      <w:proofErr w:type="spellEnd"/>
      <w:r w:rsidRPr="005702CF">
        <w:rPr>
          <w:rStyle w:val="VerbatimChar"/>
          <w:lang w:val="fr-CH"/>
          <w:rPrChange w:id="141" w:author="Andy O'DWYER" w:date="2025-02-04T15:45:00Z">
            <w:rPr>
              <w:rStyle w:val="VerbatimChar"/>
            </w:rPr>
          </w:rPrChange>
        </w:rPr>
        <w:t xml:space="preserve"> son </w:t>
      </w:r>
      <w:proofErr w:type="spellStart"/>
      <w:r w:rsidRPr="005702CF">
        <w:rPr>
          <w:rStyle w:val="VerbatimChar"/>
          <w:lang w:val="fr-CH"/>
          <w:rPrChange w:id="142" w:author="Andy O'DWYER" w:date="2025-02-04T15:45:00Z">
            <w:rPr>
              <w:rStyle w:val="VerbatimChar"/>
            </w:rPr>
          </w:rPrChange>
        </w:rPr>
        <w:t>quattro</w:t>
      </w:r>
      <w:proofErr w:type="spellEnd"/>
      <w:r w:rsidRPr="005702CF">
        <w:rPr>
          <w:rStyle w:val="VerbatimChar"/>
          <w:lang w:val="fr-CH"/>
          <w:rPrChange w:id="143" w:author="Andy O'DWYER" w:date="2025-02-04T15:45:00Z">
            <w:rPr>
              <w:rStyle w:val="VerbatimChar"/>
            </w:rPr>
          </w:rPrChange>
        </w:rPr>
        <w:t xml:space="preserve"> </w:t>
      </w:r>
      <w:proofErr w:type="spellStart"/>
      <w:r w:rsidRPr="005702CF">
        <w:rPr>
          <w:rStyle w:val="VerbatimChar"/>
          <w:lang w:val="fr-CH"/>
          <w:rPrChange w:id="144" w:author="Andy O'DWYER" w:date="2025-02-04T15:45:00Z">
            <w:rPr>
              <w:rStyle w:val="VerbatimChar"/>
            </w:rPr>
          </w:rPrChange>
        </w:rPr>
        <w:t>stelle</w:t>
      </w:r>
      <w:proofErr w:type="spellEnd"/>
      <w:r w:rsidRPr="005702CF">
        <w:rPr>
          <w:rStyle w:val="VerbatimChar"/>
          <w:lang w:val="fr-CH"/>
          <w:rPrChange w:id="145" w:author="Andy O'DWYER" w:date="2025-02-04T15:45:00Z">
            <w:rPr>
              <w:rStyle w:val="VerbatimChar"/>
            </w:rPr>
          </w:rPrChange>
        </w:rPr>
        <w:t xml:space="preserve"> </w:t>
      </w:r>
      <w:proofErr w:type="spellStart"/>
      <w:r w:rsidRPr="005702CF">
        <w:rPr>
          <w:rStyle w:val="VerbatimChar"/>
          <w:lang w:val="fr-CH"/>
          <w:rPrChange w:id="146" w:author="Andy O'DWYER" w:date="2025-02-04T15:45:00Z">
            <w:rPr>
              <w:rStyle w:val="VerbatimChar"/>
            </w:rPr>
          </w:rPrChange>
        </w:rPr>
        <w:t>erranti</w:t>
      </w:r>
      <w:proofErr w:type="spellEnd"/>
      <w:r w:rsidRPr="005702CF">
        <w:rPr>
          <w:rStyle w:val="VerbatimChar"/>
          <w:lang w:val="fr-CH"/>
          <w:rPrChange w:id="147" w:author="Andy O'DWYER" w:date="2025-02-04T15:45:00Z">
            <w:rPr>
              <w:rStyle w:val="VerbatimChar"/>
            </w:rPr>
          </w:rPrChange>
        </w:rPr>
        <w:t xml:space="preserve"> con moto proprio, sempre </w:t>
      </w:r>
      <w:proofErr w:type="spellStart"/>
      <w:r w:rsidRPr="005702CF">
        <w:rPr>
          <w:rStyle w:val="VerbatimChar"/>
          <w:lang w:val="fr-CH"/>
          <w:rPrChange w:id="148" w:author="Andy O'DWYER" w:date="2025-02-04T15:45:00Z">
            <w:rPr>
              <w:rStyle w:val="VerbatimChar"/>
            </w:rPr>
          </w:rPrChange>
        </w:rPr>
        <w:t>egualmente</w:t>
      </w:r>
      <w:proofErr w:type="spellEnd"/>
      <w:r w:rsidRPr="005702CF">
        <w:rPr>
          <w:rStyle w:val="VerbatimChar"/>
          <w:lang w:val="fr-CH"/>
          <w:rPrChange w:id="149" w:author="Andy O'DWYER" w:date="2025-02-04T15:45:00Z">
            <w:rPr>
              <w:rStyle w:val="VerbatimChar"/>
            </w:rPr>
          </w:rPrChange>
        </w:rPr>
        <w:t xml:space="preserve"> distante da </w:t>
      </w:r>
      <w:proofErr w:type="spellStart"/>
      <w:r w:rsidRPr="005702CF">
        <w:rPr>
          <w:rStyle w:val="VerbatimChar"/>
          <w:lang w:val="fr-CH"/>
          <w:rPrChange w:id="150" w:author="Andy O'DWYER" w:date="2025-02-04T15:45:00Z">
            <w:rPr>
              <w:rStyle w:val="VerbatimChar"/>
            </w:rPr>
          </w:rPrChange>
        </w:rPr>
        <w:t>Giove</w:t>
      </w:r>
      <w:proofErr w:type="spellEnd"/>
      <w:r w:rsidRPr="005702CF">
        <w:rPr>
          <w:rStyle w:val="VerbatimChar"/>
          <w:lang w:val="fr-CH"/>
          <w:rPrChange w:id="151" w:author="Andy O'DWYER" w:date="2025-02-04T15:45:00Z">
            <w:rPr>
              <w:rStyle w:val="VerbatimChar"/>
            </w:rPr>
          </w:rPrChange>
        </w:rPr>
        <w:t xml:space="preserve">, ma non fra di </w:t>
      </w:r>
      <w:proofErr w:type="spellStart"/>
      <w:proofErr w:type="gramStart"/>
      <w:r w:rsidRPr="005702CF">
        <w:rPr>
          <w:rStyle w:val="VerbatimChar"/>
          <w:lang w:val="fr-CH"/>
          <w:rPrChange w:id="152" w:author="Andy O'DWYER" w:date="2025-02-04T15:45:00Z">
            <w:rPr>
              <w:rStyle w:val="VerbatimChar"/>
            </w:rPr>
          </w:rPrChange>
        </w:rPr>
        <w:t>loro</w:t>
      </w:r>
      <w:proofErr w:type="spellEnd"/>
      <w:r w:rsidRPr="005702CF">
        <w:rPr>
          <w:rStyle w:val="VerbatimChar"/>
          <w:lang w:val="fr-CH"/>
          <w:rPrChange w:id="153" w:author="Andy O'DWYER" w:date="2025-02-04T15:45:00Z">
            <w:rPr>
              <w:rStyle w:val="VerbatimChar"/>
            </w:rPr>
          </w:rPrChange>
        </w:rPr>
        <w:t>;</w:t>
      </w:r>
      <w:proofErr w:type="gramEnd"/>
      <w:r w:rsidRPr="005702CF">
        <w:rPr>
          <w:rStyle w:val="VerbatimChar"/>
          <w:lang w:val="fr-CH"/>
          <w:rPrChange w:id="154" w:author="Andy O'DWYER" w:date="2025-02-04T15:45:00Z">
            <w:rPr>
              <w:rStyle w:val="VerbatimChar"/>
            </w:rPr>
          </w:rPrChange>
        </w:rPr>
        <w:t xml:space="preserve"> et </w:t>
      </w:r>
      <w:proofErr w:type="spellStart"/>
      <w:r w:rsidRPr="005702CF">
        <w:rPr>
          <w:rStyle w:val="VerbatimChar"/>
          <w:lang w:val="fr-CH"/>
          <w:rPrChange w:id="155" w:author="Andy O'DWYER" w:date="2025-02-04T15:45:00Z">
            <w:rPr>
              <w:rStyle w:val="VerbatimChar"/>
            </w:rPr>
          </w:rPrChange>
        </w:rPr>
        <w:t>io</w:t>
      </w:r>
      <w:proofErr w:type="spellEnd"/>
      <w:r w:rsidRPr="005702CF">
        <w:rPr>
          <w:rStyle w:val="VerbatimChar"/>
          <w:lang w:val="fr-CH"/>
          <w:rPrChange w:id="156" w:author="Andy O'DWYER" w:date="2025-02-04T15:45:00Z">
            <w:rPr>
              <w:rStyle w:val="VerbatimChar"/>
            </w:rPr>
          </w:rPrChange>
        </w:rPr>
        <w:t xml:space="preserve"> con li </w:t>
      </w:r>
      <w:proofErr w:type="spellStart"/>
      <w:r w:rsidRPr="005702CF">
        <w:rPr>
          <w:rStyle w:val="VerbatimChar"/>
          <w:lang w:val="fr-CH"/>
          <w:rPrChange w:id="157" w:author="Andy O'DWYER" w:date="2025-02-04T15:45:00Z">
            <w:rPr>
              <w:rStyle w:val="VerbatimChar"/>
            </w:rPr>
          </w:rPrChange>
        </w:rPr>
        <w:t>proprii</w:t>
      </w:r>
      <w:proofErr w:type="spellEnd"/>
      <w:r w:rsidRPr="005702CF">
        <w:rPr>
          <w:rStyle w:val="VerbatimChar"/>
          <w:lang w:val="fr-CH"/>
          <w:rPrChange w:id="158" w:author="Andy O'DWYER" w:date="2025-02-04T15:45:00Z">
            <w:rPr>
              <w:rStyle w:val="VerbatimChar"/>
            </w:rPr>
          </w:rPrChange>
        </w:rPr>
        <w:t xml:space="preserve"> </w:t>
      </w:r>
      <w:proofErr w:type="spellStart"/>
      <w:r w:rsidRPr="005702CF">
        <w:rPr>
          <w:rStyle w:val="VerbatimChar"/>
          <w:lang w:val="fr-CH"/>
          <w:rPrChange w:id="159" w:author="Andy O'DWYER" w:date="2025-02-04T15:45:00Z">
            <w:rPr>
              <w:rStyle w:val="VerbatimChar"/>
            </w:rPr>
          </w:rPrChange>
        </w:rPr>
        <w:t>occhi</w:t>
      </w:r>
      <w:proofErr w:type="spellEnd"/>
      <w:r w:rsidRPr="005702CF">
        <w:rPr>
          <w:rStyle w:val="VerbatimChar"/>
          <w:lang w:val="fr-CH"/>
          <w:rPrChange w:id="160" w:author="Andy O'DWYER" w:date="2025-02-04T15:45:00Z">
            <w:rPr>
              <w:rStyle w:val="VerbatimChar"/>
            </w:rPr>
          </w:rPrChange>
        </w:rPr>
        <w:t xml:space="preserve"> </w:t>
      </w:r>
      <w:proofErr w:type="spellStart"/>
      <w:r w:rsidRPr="005702CF">
        <w:rPr>
          <w:rStyle w:val="VerbatimChar"/>
          <w:lang w:val="fr-CH"/>
          <w:rPrChange w:id="161" w:author="Andy O'DWYER" w:date="2025-02-04T15:45:00Z">
            <w:rPr>
              <w:rStyle w:val="VerbatimChar"/>
            </w:rPr>
          </w:rPrChange>
        </w:rPr>
        <w:t>l’ho</w:t>
      </w:r>
      <w:proofErr w:type="spellEnd"/>
      <w:r w:rsidRPr="005702CF">
        <w:rPr>
          <w:rStyle w:val="VerbatimChar"/>
          <w:lang w:val="fr-CH"/>
          <w:rPrChange w:id="162" w:author="Andy O'DWYER" w:date="2025-02-04T15:45:00Z">
            <w:rPr>
              <w:rStyle w:val="VerbatimChar"/>
            </w:rPr>
          </w:rPrChange>
        </w:rPr>
        <w:t xml:space="preserve"> </w:t>
      </w:r>
      <w:proofErr w:type="spellStart"/>
      <w:r w:rsidRPr="005702CF">
        <w:rPr>
          <w:rStyle w:val="VerbatimChar"/>
          <w:lang w:val="fr-CH"/>
          <w:rPrChange w:id="163" w:author="Andy O'DWYER" w:date="2025-02-04T15:45:00Z">
            <w:rPr>
              <w:rStyle w:val="VerbatimChar"/>
            </w:rPr>
          </w:rPrChange>
        </w:rPr>
        <w:t>vedute</w:t>
      </w:r>
      <w:proofErr w:type="spellEnd"/>
      <w:r w:rsidRPr="005702CF">
        <w:rPr>
          <w:rStyle w:val="VerbatimChar"/>
          <w:lang w:val="fr-CH"/>
          <w:rPrChange w:id="164" w:author="Andy O'DWYER" w:date="2025-02-04T15:45:00Z">
            <w:rPr>
              <w:rStyle w:val="VerbatimChar"/>
            </w:rPr>
          </w:rPrChange>
        </w:rPr>
        <w:t xml:space="preserve"> </w:t>
      </w:r>
      <w:proofErr w:type="spellStart"/>
      <w:r w:rsidRPr="005702CF">
        <w:rPr>
          <w:rStyle w:val="VerbatimChar"/>
          <w:lang w:val="fr-CH"/>
          <w:rPrChange w:id="165" w:author="Andy O'DWYER" w:date="2025-02-04T15:45:00Z">
            <w:rPr>
              <w:rStyle w:val="VerbatimChar"/>
            </w:rPr>
          </w:rPrChange>
        </w:rPr>
        <w:t>mediante</w:t>
      </w:r>
      <w:proofErr w:type="spellEnd"/>
      <w:r w:rsidRPr="005702CF">
        <w:rPr>
          <w:rStyle w:val="VerbatimChar"/>
          <w:lang w:val="fr-CH"/>
          <w:rPrChange w:id="166" w:author="Andy O'DWYER" w:date="2025-02-04T15:45:00Z">
            <w:rPr>
              <w:rStyle w:val="VerbatimChar"/>
            </w:rPr>
          </w:rPrChange>
        </w:rPr>
        <w:t xml:space="preserve"> l’ </w:t>
      </w:r>
      <w:proofErr w:type="spellStart"/>
      <w:r w:rsidRPr="005702CF">
        <w:rPr>
          <w:rStyle w:val="VerbatimChar"/>
          <w:lang w:val="fr-CH"/>
          <w:rPrChange w:id="167" w:author="Andy O'DWYER" w:date="2025-02-04T15:45:00Z">
            <w:rPr>
              <w:rStyle w:val="VerbatimChar"/>
            </w:rPr>
          </w:rPrChange>
        </w:rPr>
        <w:t>ochiale</w:t>
      </w:r>
      <w:proofErr w:type="spellEnd"/>
      <w:r w:rsidRPr="005702CF">
        <w:rPr>
          <w:rStyle w:val="VerbatimChar"/>
          <w:lang w:val="fr-CH"/>
          <w:rPrChange w:id="168" w:author="Andy O'DWYER" w:date="2025-02-04T15:45:00Z">
            <w:rPr>
              <w:rStyle w:val="VerbatimChar"/>
            </w:rPr>
          </w:rPrChange>
        </w:rPr>
        <w:t xml:space="preserve"> </w:t>
      </w:r>
      <w:proofErr w:type="spellStart"/>
      <w:r w:rsidRPr="005702CF">
        <w:rPr>
          <w:rStyle w:val="VerbatimChar"/>
          <w:lang w:val="fr-CH"/>
          <w:rPrChange w:id="169" w:author="Andy O'DWYER" w:date="2025-02-04T15:45:00Z">
            <w:rPr>
              <w:rStyle w:val="VerbatimChar"/>
            </w:rPr>
          </w:rPrChange>
        </w:rPr>
        <w:t>del</w:t>
      </w:r>
      <w:proofErr w:type="spellEnd"/>
      <w:r w:rsidRPr="005702CF">
        <w:rPr>
          <w:rStyle w:val="VerbatimChar"/>
          <w:lang w:val="fr-CH"/>
          <w:rPrChange w:id="170" w:author="Andy O'DWYER" w:date="2025-02-04T15:45:00Z">
            <w:rPr>
              <w:rStyle w:val="VerbatimChar"/>
            </w:rPr>
          </w:rPrChange>
        </w:rPr>
        <w:t xml:space="preserve"> </w:t>
      </w:r>
      <w:proofErr w:type="spellStart"/>
      <w:r w:rsidRPr="005702CF">
        <w:rPr>
          <w:rStyle w:val="VerbatimChar"/>
          <w:lang w:val="fr-CH"/>
          <w:rPrChange w:id="171" w:author="Andy O'DWYER" w:date="2025-02-04T15:45:00Z">
            <w:rPr>
              <w:rStyle w:val="VerbatimChar"/>
            </w:rPr>
          </w:rPrChange>
        </w:rPr>
        <w:t>Sigti</w:t>
      </w:r>
      <w:proofErr w:type="spellEnd"/>
      <w:r w:rsidRPr="005702CF">
        <w:rPr>
          <w:rStyle w:val="VerbatimChar"/>
          <w:lang w:val="fr-CH"/>
          <w:rPrChange w:id="172" w:author="Andy O'DWYER" w:date="2025-02-04T15:45:00Z">
            <w:rPr>
              <w:rStyle w:val="VerbatimChar"/>
            </w:rPr>
          </w:rPrChange>
        </w:rPr>
        <w:t xml:space="preserve"> </w:t>
      </w:r>
      <w:proofErr w:type="spellStart"/>
      <w:r w:rsidRPr="005702CF">
        <w:rPr>
          <w:rStyle w:val="VerbatimChar"/>
          <w:lang w:val="fr-CH"/>
          <w:rPrChange w:id="173" w:author="Andy O'DWYER" w:date="2025-02-04T15:45:00Z">
            <w:rPr>
              <w:rStyle w:val="VerbatimChar"/>
            </w:rPr>
          </w:rPrChange>
        </w:rPr>
        <w:t>Gallileo</w:t>
      </w:r>
      <w:proofErr w:type="spellEnd"/>
      <w:r w:rsidRPr="005702CF">
        <w:rPr>
          <w:rStyle w:val="VerbatimChar"/>
          <w:lang w:val="fr-CH"/>
          <w:rPrChange w:id="174" w:author="Andy O'DWYER" w:date="2025-02-04T15:45:00Z">
            <w:rPr>
              <w:rStyle w:val="VerbatimChar"/>
            </w:rPr>
          </w:rPrChange>
        </w:rPr>
        <w:t xml:space="preserve">, et </w:t>
      </w:r>
      <w:proofErr w:type="spellStart"/>
      <w:r w:rsidRPr="005702CF">
        <w:rPr>
          <w:rStyle w:val="VerbatimChar"/>
          <w:lang w:val="fr-CH"/>
          <w:rPrChange w:id="175" w:author="Andy O'DWYER" w:date="2025-02-04T15:45:00Z">
            <w:rPr>
              <w:rStyle w:val="VerbatimChar"/>
            </w:rPr>
          </w:rPrChange>
        </w:rPr>
        <w:t>fattele</w:t>
      </w:r>
      <w:proofErr w:type="spellEnd"/>
      <w:r w:rsidRPr="005702CF">
        <w:rPr>
          <w:rStyle w:val="VerbatimChar"/>
          <w:lang w:val="fr-CH"/>
          <w:rPrChange w:id="176" w:author="Andy O'DWYER" w:date="2025-02-04T15:45:00Z">
            <w:rPr>
              <w:rStyle w:val="VerbatimChar"/>
            </w:rPr>
          </w:rPrChange>
        </w:rPr>
        <w:t xml:space="preserve"> </w:t>
      </w:r>
      <w:proofErr w:type="spellStart"/>
      <w:r w:rsidRPr="005702CF">
        <w:rPr>
          <w:rStyle w:val="VerbatimChar"/>
          <w:lang w:val="fr-CH"/>
          <w:rPrChange w:id="177" w:author="Andy O'DWYER" w:date="2025-02-04T15:45:00Z">
            <w:rPr>
              <w:rStyle w:val="VerbatimChar"/>
            </w:rPr>
          </w:rPrChange>
        </w:rPr>
        <w:t>vedere</w:t>
      </w:r>
      <w:proofErr w:type="spellEnd"/>
      <w:r w:rsidRPr="005702CF">
        <w:rPr>
          <w:rStyle w:val="VerbatimChar"/>
          <w:lang w:val="fr-CH"/>
          <w:rPrChange w:id="178" w:author="Andy O'DWYER" w:date="2025-02-04T15:45:00Z">
            <w:rPr>
              <w:rStyle w:val="VerbatimChar"/>
            </w:rPr>
          </w:rPrChange>
        </w:rPr>
        <w:t xml:space="preserve"> a </w:t>
      </w:r>
      <w:proofErr w:type="spellStart"/>
      <w:r w:rsidRPr="005702CF">
        <w:rPr>
          <w:rStyle w:val="VerbatimChar"/>
          <w:lang w:val="fr-CH"/>
          <w:rPrChange w:id="179" w:author="Andy O'DWYER" w:date="2025-02-04T15:45:00Z">
            <w:rPr>
              <w:rStyle w:val="VerbatimChar"/>
            </w:rPr>
          </w:rPrChange>
        </w:rPr>
        <w:t>diversi</w:t>
      </w:r>
      <w:proofErr w:type="spellEnd"/>
      <w:r w:rsidRPr="005702CF">
        <w:rPr>
          <w:rStyle w:val="VerbatimChar"/>
          <w:lang w:val="fr-CH"/>
          <w:rPrChange w:id="180" w:author="Andy O'DWYER" w:date="2025-02-04T15:45:00Z">
            <w:rPr>
              <w:rStyle w:val="VerbatimChar"/>
            </w:rPr>
          </w:rPrChange>
        </w:rPr>
        <w:t xml:space="preserve"> </w:t>
      </w:r>
      <w:proofErr w:type="spellStart"/>
      <w:r w:rsidRPr="005702CF">
        <w:rPr>
          <w:rStyle w:val="VerbatimChar"/>
          <w:lang w:val="fr-CH"/>
          <w:rPrChange w:id="181" w:author="Andy O'DWYER" w:date="2025-02-04T15:45:00Z">
            <w:rPr>
              <w:rStyle w:val="VerbatimChar"/>
            </w:rPr>
          </w:rPrChange>
        </w:rPr>
        <w:t>amici</w:t>
      </w:r>
      <w:proofErr w:type="spellEnd"/>
      <w:r w:rsidRPr="005702CF">
        <w:rPr>
          <w:rStyle w:val="VerbatimChar"/>
          <w:lang w:val="fr-CH"/>
          <w:rPrChange w:id="182" w:author="Andy O'DWYER" w:date="2025-02-04T15:45:00Z">
            <w:rPr>
              <w:rStyle w:val="VerbatimChar"/>
            </w:rPr>
          </w:rPrChange>
        </w:rPr>
        <w:t xml:space="preserve">: il </w:t>
      </w:r>
      <w:proofErr w:type="spellStart"/>
      <w:r w:rsidRPr="005702CF">
        <w:rPr>
          <w:rStyle w:val="VerbatimChar"/>
          <w:lang w:val="fr-CH"/>
          <w:rPrChange w:id="183" w:author="Andy O'DWYER" w:date="2025-02-04T15:45:00Z">
            <w:rPr>
              <w:rStyle w:val="VerbatimChar"/>
            </w:rPr>
          </w:rPrChange>
        </w:rPr>
        <w:t>che</w:t>
      </w:r>
      <w:proofErr w:type="spellEnd"/>
      <w:r w:rsidRPr="005702CF">
        <w:rPr>
          <w:rStyle w:val="VerbatimChar"/>
          <w:lang w:val="fr-CH"/>
          <w:rPrChange w:id="184" w:author="Andy O'DWYER" w:date="2025-02-04T15:45:00Z">
            <w:rPr>
              <w:rStyle w:val="VerbatimChar"/>
            </w:rPr>
          </w:rPrChange>
        </w:rPr>
        <w:t xml:space="preserve"> </w:t>
      </w:r>
      <w:proofErr w:type="spellStart"/>
      <w:r w:rsidRPr="005702CF">
        <w:rPr>
          <w:rStyle w:val="VerbatimChar"/>
          <w:lang w:val="fr-CH"/>
          <w:rPrChange w:id="185" w:author="Andy O'DWYER" w:date="2025-02-04T15:45:00Z">
            <w:rPr>
              <w:rStyle w:val="VerbatimChar"/>
            </w:rPr>
          </w:rPrChange>
        </w:rPr>
        <w:t>tutto</w:t>
      </w:r>
      <w:proofErr w:type="spellEnd"/>
      <w:r w:rsidRPr="005702CF">
        <w:rPr>
          <w:rStyle w:val="VerbatimChar"/>
          <w:lang w:val="fr-CH"/>
          <w:rPrChange w:id="186" w:author="Andy O'DWYER" w:date="2025-02-04T15:45:00Z">
            <w:rPr>
              <w:rStyle w:val="VerbatimChar"/>
            </w:rPr>
          </w:rPrChange>
        </w:rPr>
        <w:t xml:space="preserve"> il </w:t>
      </w:r>
      <w:proofErr w:type="spellStart"/>
      <w:r w:rsidRPr="005702CF">
        <w:rPr>
          <w:rStyle w:val="VerbatimChar"/>
          <w:lang w:val="fr-CH"/>
          <w:rPrChange w:id="187" w:author="Andy O'DWYER" w:date="2025-02-04T15:45:00Z">
            <w:rPr>
              <w:rStyle w:val="VerbatimChar"/>
            </w:rPr>
          </w:rPrChange>
        </w:rPr>
        <w:t>mondo</w:t>
      </w:r>
      <w:proofErr w:type="spellEnd"/>
      <w:r w:rsidRPr="005702CF">
        <w:rPr>
          <w:rStyle w:val="VerbatimChar"/>
          <w:lang w:val="fr-CH"/>
          <w:rPrChange w:id="188" w:author="Andy O'DWYER" w:date="2025-02-04T15:45:00Z">
            <w:rPr>
              <w:rStyle w:val="VerbatimChar"/>
            </w:rPr>
          </w:rPrChange>
        </w:rPr>
        <w:t xml:space="preserve"> il </w:t>
      </w:r>
      <w:proofErr w:type="spellStart"/>
      <w:r w:rsidRPr="005702CF">
        <w:rPr>
          <w:rStyle w:val="VerbatimChar"/>
          <w:lang w:val="fr-CH"/>
          <w:rPrChange w:id="189" w:author="Andy O'DWYER" w:date="2025-02-04T15:45:00Z">
            <w:rPr>
              <w:rStyle w:val="VerbatimChar"/>
            </w:rPr>
          </w:rPrChange>
        </w:rPr>
        <w:t>sa</w:t>
      </w:r>
      <w:proofErr w:type="spellEnd"/>
      <w:r w:rsidRPr="005702CF">
        <w:rPr>
          <w:rStyle w:val="VerbatimChar"/>
          <w:lang w:val="fr-CH"/>
          <w:rPrChange w:id="190" w:author="Andy O'DWYER" w:date="2025-02-04T15:45:00Z">
            <w:rPr>
              <w:rStyle w:val="VerbatimChar"/>
            </w:rPr>
          </w:rPrChange>
        </w:rPr>
        <w:t xml:space="preserve">. Con </w:t>
      </w:r>
      <w:proofErr w:type="spellStart"/>
      <w:r w:rsidRPr="005702CF">
        <w:rPr>
          <w:rStyle w:val="VerbatimChar"/>
          <w:lang w:val="fr-CH"/>
          <w:rPrChange w:id="191" w:author="Andy O'DWYER" w:date="2025-02-04T15:45:00Z">
            <w:rPr>
              <w:rStyle w:val="VerbatimChar"/>
            </w:rPr>
          </w:rPrChange>
        </w:rPr>
        <w:t>Saturno</w:t>
      </w:r>
      <w:proofErr w:type="spellEnd"/>
      <w:r w:rsidRPr="005702CF">
        <w:rPr>
          <w:rStyle w:val="VerbatimChar"/>
          <w:lang w:val="fr-CH"/>
          <w:rPrChange w:id="192" w:author="Andy O'DWYER" w:date="2025-02-04T15:45:00Z">
            <w:rPr>
              <w:rStyle w:val="VerbatimChar"/>
            </w:rPr>
          </w:rPrChange>
        </w:rPr>
        <w:t xml:space="preserve"> sono due </w:t>
      </w:r>
      <w:proofErr w:type="spellStart"/>
      <w:r w:rsidRPr="005702CF">
        <w:rPr>
          <w:rStyle w:val="VerbatimChar"/>
          <w:lang w:val="fr-CH"/>
          <w:rPrChange w:id="193" w:author="Andy O'DWYER" w:date="2025-02-04T15:45:00Z">
            <w:rPr>
              <w:rStyle w:val="VerbatimChar"/>
            </w:rPr>
          </w:rPrChange>
        </w:rPr>
        <w:t>stelle</w:t>
      </w:r>
      <w:proofErr w:type="spellEnd"/>
      <w:r w:rsidRPr="005702CF">
        <w:rPr>
          <w:rStyle w:val="VerbatimChar"/>
          <w:lang w:val="fr-CH"/>
          <w:rPrChange w:id="194" w:author="Andy O'DWYER" w:date="2025-02-04T15:45:00Z">
            <w:rPr>
              <w:rStyle w:val="VerbatimChar"/>
            </w:rPr>
          </w:rPrChange>
        </w:rPr>
        <w:t xml:space="preserve">, </w:t>
      </w:r>
      <w:proofErr w:type="spellStart"/>
      <w:r w:rsidRPr="005702CF">
        <w:rPr>
          <w:rStyle w:val="VerbatimChar"/>
          <w:lang w:val="fr-CH"/>
          <w:rPrChange w:id="195" w:author="Andy O'DWYER" w:date="2025-02-04T15:45:00Z">
            <w:rPr>
              <w:rStyle w:val="VerbatimChar"/>
            </w:rPr>
          </w:rPrChange>
        </w:rPr>
        <w:t>una</w:t>
      </w:r>
      <w:proofErr w:type="spellEnd"/>
      <w:r w:rsidRPr="005702CF">
        <w:rPr>
          <w:rStyle w:val="VerbatimChar"/>
          <w:lang w:val="fr-CH"/>
          <w:rPrChange w:id="196" w:author="Andy O'DWYER" w:date="2025-02-04T15:45:00Z">
            <w:rPr>
              <w:rStyle w:val="VerbatimChar"/>
            </w:rPr>
          </w:rPrChange>
        </w:rPr>
        <w:t xml:space="preserve"> da un lato et l’</w:t>
      </w:r>
      <w:proofErr w:type="spellStart"/>
      <w:r w:rsidRPr="005702CF">
        <w:rPr>
          <w:rStyle w:val="VerbatimChar"/>
          <w:lang w:val="fr-CH"/>
          <w:rPrChange w:id="197" w:author="Andy O'DWYER" w:date="2025-02-04T15:45:00Z">
            <w:rPr>
              <w:rStyle w:val="VerbatimChar"/>
            </w:rPr>
          </w:rPrChange>
        </w:rPr>
        <w:t>altra</w:t>
      </w:r>
      <w:proofErr w:type="spellEnd"/>
      <w:r w:rsidRPr="005702CF">
        <w:rPr>
          <w:rStyle w:val="VerbatimChar"/>
          <w:lang w:val="fr-CH"/>
          <w:rPrChange w:id="198" w:author="Andy O'DWYER" w:date="2025-02-04T15:45:00Z">
            <w:rPr>
              <w:rStyle w:val="VerbatimChar"/>
            </w:rPr>
          </w:rPrChange>
        </w:rPr>
        <w:t xml:space="preserve"> dal’ </w:t>
      </w:r>
      <w:proofErr w:type="spellStart"/>
      <w:r w:rsidRPr="005702CF">
        <w:rPr>
          <w:rStyle w:val="VerbatimChar"/>
          <w:lang w:val="fr-CH"/>
          <w:rPrChange w:id="199" w:author="Andy O'DWYER" w:date="2025-02-04T15:45:00Z">
            <w:rPr>
              <w:rStyle w:val="VerbatimChar"/>
            </w:rPr>
          </w:rPrChange>
        </w:rPr>
        <w:t>altro</w:t>
      </w:r>
      <w:proofErr w:type="spellEnd"/>
      <w:r w:rsidRPr="005702CF">
        <w:rPr>
          <w:rStyle w:val="VerbatimChar"/>
          <w:lang w:val="fr-CH"/>
          <w:rPrChange w:id="200" w:author="Andy O'DWYER" w:date="2025-02-04T15:45:00Z">
            <w:rPr>
              <w:rStyle w:val="VerbatimChar"/>
            </w:rPr>
          </w:rPrChange>
        </w:rPr>
        <w:t xml:space="preserve">, </w:t>
      </w:r>
      <w:proofErr w:type="spellStart"/>
      <w:r w:rsidRPr="005702CF">
        <w:rPr>
          <w:rStyle w:val="VerbatimChar"/>
          <w:lang w:val="fr-CH"/>
          <w:rPrChange w:id="201" w:author="Andy O'DWYER" w:date="2025-02-04T15:45:00Z">
            <w:rPr>
              <w:rStyle w:val="VerbatimChar"/>
            </w:rPr>
          </w:rPrChange>
        </w:rPr>
        <w:t>che</w:t>
      </w:r>
      <w:proofErr w:type="spellEnd"/>
      <w:r w:rsidRPr="005702CF">
        <w:rPr>
          <w:rStyle w:val="VerbatimChar"/>
          <w:lang w:val="fr-CH"/>
          <w:rPrChange w:id="202" w:author="Andy O'DWYER" w:date="2025-02-04T15:45:00Z">
            <w:rPr>
              <w:rStyle w:val="VerbatimChar"/>
            </w:rPr>
          </w:rPrChange>
        </w:rPr>
        <w:t xml:space="preserve"> quasi lo, </w:t>
      </w:r>
      <w:proofErr w:type="spellStart"/>
      <w:r w:rsidRPr="005702CF">
        <w:rPr>
          <w:rStyle w:val="VerbatimChar"/>
          <w:lang w:val="fr-CH"/>
          <w:rPrChange w:id="203" w:author="Andy O'DWYER" w:date="2025-02-04T15:45:00Z">
            <w:rPr>
              <w:rStyle w:val="VerbatimChar"/>
            </w:rPr>
          </w:rPrChange>
        </w:rPr>
        <w:t>toccano</w:t>
      </w:r>
      <w:proofErr w:type="spellEnd"/>
      <w:r w:rsidRPr="005702CF">
        <w:rPr>
          <w:rStyle w:val="VerbatimChar"/>
          <w:lang w:val="fr-CH"/>
          <w:rPrChange w:id="204" w:author="Andy O'DWYER" w:date="2025-02-04T15:45:00Z">
            <w:rPr>
              <w:rStyle w:val="VerbatimChar"/>
            </w:rPr>
          </w:rPrChange>
        </w:rPr>
        <w:t xml:space="preserve">. </w:t>
      </w:r>
      <w:proofErr w:type="spellStart"/>
      <w:r w:rsidRPr="005702CF">
        <w:rPr>
          <w:rStyle w:val="VerbatimChar"/>
          <w:lang w:val="fr-CH"/>
          <w:rPrChange w:id="205" w:author="Andy O'DWYER" w:date="2025-02-04T15:45:00Z">
            <w:rPr>
              <w:rStyle w:val="VerbatimChar"/>
            </w:rPr>
          </w:rPrChange>
        </w:rPr>
        <w:t>Venere</w:t>
      </w:r>
      <w:proofErr w:type="spellEnd"/>
      <w:r w:rsidRPr="005702CF">
        <w:rPr>
          <w:rStyle w:val="VerbatimChar"/>
          <w:lang w:val="fr-CH"/>
          <w:rPrChange w:id="206" w:author="Andy O'DWYER" w:date="2025-02-04T15:45:00Z">
            <w:rPr>
              <w:rStyle w:val="VerbatimChar"/>
            </w:rPr>
          </w:rPrChange>
        </w:rPr>
        <w:t xml:space="preserve">, </w:t>
      </w:r>
      <w:proofErr w:type="spellStart"/>
      <w:r w:rsidRPr="005702CF">
        <w:rPr>
          <w:rStyle w:val="VerbatimChar"/>
          <w:lang w:val="fr-CH"/>
          <w:rPrChange w:id="207" w:author="Andy O'DWYER" w:date="2025-02-04T15:45:00Z">
            <w:rPr>
              <w:rStyle w:val="VerbatimChar"/>
            </w:rPr>
          </w:rPrChange>
        </w:rPr>
        <w:t>quando</w:t>
      </w:r>
      <w:proofErr w:type="spellEnd"/>
      <w:r w:rsidRPr="005702CF">
        <w:rPr>
          <w:rStyle w:val="VerbatimChar"/>
          <w:lang w:val="fr-CH"/>
          <w:rPrChange w:id="208" w:author="Andy O'DWYER" w:date="2025-02-04T15:45:00Z">
            <w:rPr>
              <w:rStyle w:val="VerbatimChar"/>
            </w:rPr>
          </w:rPrChange>
        </w:rPr>
        <w:t xml:space="preserve"> si </w:t>
      </w:r>
      <w:proofErr w:type="spellStart"/>
      <w:r w:rsidRPr="005702CF">
        <w:rPr>
          <w:rStyle w:val="VerbatimChar"/>
          <w:lang w:val="fr-CH"/>
          <w:rPrChange w:id="209" w:author="Andy O'DWYER" w:date="2025-02-04T15:45:00Z">
            <w:rPr>
              <w:rStyle w:val="VerbatimChar"/>
            </w:rPr>
          </w:rPrChange>
        </w:rPr>
        <w:t>congiunge</w:t>
      </w:r>
      <w:proofErr w:type="spellEnd"/>
      <w:r w:rsidRPr="005702CF">
        <w:rPr>
          <w:rStyle w:val="VerbatimChar"/>
          <w:lang w:val="fr-CH"/>
          <w:rPrChange w:id="210" w:author="Andy O'DWYER" w:date="2025-02-04T15:45:00Z">
            <w:rPr>
              <w:rStyle w:val="VerbatimChar"/>
            </w:rPr>
          </w:rPrChange>
        </w:rPr>
        <w:t xml:space="preserve"> col sole, si </w:t>
      </w:r>
      <w:proofErr w:type="spellStart"/>
      <w:r w:rsidRPr="005702CF">
        <w:rPr>
          <w:rStyle w:val="VerbatimChar"/>
          <w:lang w:val="fr-CH"/>
          <w:rPrChange w:id="211" w:author="Andy O'DWYER" w:date="2025-02-04T15:45:00Z">
            <w:rPr>
              <w:rStyle w:val="VerbatimChar"/>
            </w:rPr>
          </w:rPrChange>
        </w:rPr>
        <w:t>vede</w:t>
      </w:r>
      <w:proofErr w:type="spellEnd"/>
      <w:r w:rsidRPr="005702CF">
        <w:rPr>
          <w:rStyle w:val="VerbatimChar"/>
          <w:lang w:val="fr-CH"/>
          <w:rPrChange w:id="212" w:author="Andy O'DWYER" w:date="2025-02-04T15:45:00Z">
            <w:rPr>
              <w:rStyle w:val="VerbatimChar"/>
            </w:rPr>
          </w:rPrChange>
        </w:rPr>
        <w:t xml:space="preserve"> </w:t>
      </w:r>
      <w:proofErr w:type="spellStart"/>
      <w:r w:rsidRPr="005702CF">
        <w:rPr>
          <w:rStyle w:val="VerbatimChar"/>
          <w:lang w:val="fr-CH"/>
          <w:rPrChange w:id="213" w:author="Andy O'DWYER" w:date="2025-02-04T15:45:00Z">
            <w:rPr>
              <w:rStyle w:val="VerbatimChar"/>
            </w:rPr>
          </w:rPrChange>
        </w:rPr>
        <w:t>illuminare</w:t>
      </w:r>
      <w:proofErr w:type="spellEnd"/>
      <w:r w:rsidRPr="005702CF">
        <w:rPr>
          <w:rStyle w:val="VerbatimChar"/>
          <w:lang w:val="fr-CH"/>
          <w:rPrChange w:id="214" w:author="Andy O'DWYER" w:date="2025-02-04T15:45:00Z">
            <w:rPr>
              <w:rStyle w:val="VerbatimChar"/>
            </w:rPr>
          </w:rPrChange>
        </w:rPr>
        <w:t xml:space="preserve"> et </w:t>
      </w:r>
      <w:proofErr w:type="spellStart"/>
      <w:r w:rsidRPr="005702CF">
        <w:rPr>
          <w:rStyle w:val="VerbatimChar"/>
          <w:lang w:val="fr-CH"/>
          <w:rPrChange w:id="215" w:author="Andy O'DWYER" w:date="2025-02-04T15:45:00Z">
            <w:rPr>
              <w:rStyle w:val="VerbatimChar"/>
            </w:rPr>
          </w:rPrChange>
        </w:rPr>
        <w:t>diventar</w:t>
      </w:r>
      <w:proofErr w:type="spellEnd"/>
      <w:r w:rsidRPr="005702CF">
        <w:rPr>
          <w:rStyle w:val="VerbatimChar"/>
          <w:lang w:val="fr-CH"/>
          <w:rPrChange w:id="216" w:author="Andy O'DWYER" w:date="2025-02-04T15:45:00Z">
            <w:rPr>
              <w:rStyle w:val="VerbatimChar"/>
            </w:rPr>
          </w:rPrChange>
        </w:rPr>
        <w:t xml:space="preserve">, come la </w:t>
      </w:r>
      <w:proofErr w:type="spellStart"/>
      <w:proofErr w:type="gramStart"/>
      <w:r w:rsidRPr="005702CF">
        <w:rPr>
          <w:rStyle w:val="VerbatimChar"/>
          <w:lang w:val="fr-CH"/>
          <w:rPrChange w:id="217" w:author="Andy O'DWYER" w:date="2025-02-04T15:45:00Z">
            <w:rPr>
              <w:rStyle w:val="VerbatimChar"/>
            </w:rPr>
          </w:rPrChange>
        </w:rPr>
        <w:t>lui?na</w:t>
      </w:r>
      <w:proofErr w:type="spellEnd"/>
      <w:proofErr w:type="gramEnd"/>
      <w:r w:rsidRPr="005702CF">
        <w:rPr>
          <w:rStyle w:val="VerbatimChar"/>
          <w:lang w:val="fr-CH"/>
          <w:rPrChange w:id="218" w:author="Andy O'DWYER" w:date="2025-02-04T15:45:00Z">
            <w:rPr>
              <w:rStyle w:val="VerbatimChar"/>
            </w:rPr>
          </w:rPrChange>
        </w:rPr>
        <w:t xml:space="preserve">, </w:t>
      </w:r>
      <w:proofErr w:type="spellStart"/>
      <w:r w:rsidRPr="005702CF">
        <w:rPr>
          <w:rStyle w:val="VerbatimChar"/>
          <w:lang w:val="fr-CH"/>
          <w:rPrChange w:id="219" w:author="Andy O'DWYER" w:date="2025-02-04T15:45:00Z">
            <w:rPr>
              <w:rStyle w:val="VerbatimChar"/>
            </w:rPr>
          </w:rPrChange>
        </w:rPr>
        <w:t>corniculata</w:t>
      </w:r>
      <w:proofErr w:type="spellEnd"/>
      <w:r w:rsidRPr="005702CF">
        <w:rPr>
          <w:rStyle w:val="VerbatimChar"/>
          <w:lang w:val="fr-CH"/>
          <w:rPrChange w:id="220" w:author="Andy O'DWYER" w:date="2025-02-04T15:45:00Z">
            <w:rPr>
              <w:rStyle w:val="VerbatimChar"/>
            </w:rPr>
          </w:rPrChange>
        </w:rPr>
        <w:t xml:space="preserve">, </w:t>
      </w:r>
      <w:proofErr w:type="spellStart"/>
      <w:r w:rsidRPr="005702CF">
        <w:rPr>
          <w:rStyle w:val="VerbatimChar"/>
          <w:lang w:val="fr-CH"/>
          <w:rPrChange w:id="221" w:author="Andy O'DWYER" w:date="2025-02-04T15:45:00Z">
            <w:rPr>
              <w:rStyle w:val="VerbatimChar"/>
            </w:rPr>
          </w:rPrChange>
        </w:rPr>
        <w:t>infino</w:t>
      </w:r>
      <w:proofErr w:type="spellEnd"/>
      <w:r w:rsidRPr="005702CF">
        <w:rPr>
          <w:rStyle w:val="VerbatimChar"/>
          <w:lang w:val="fr-CH"/>
          <w:rPrChange w:id="222" w:author="Andy O'DWYER" w:date="2025-02-04T15:45:00Z">
            <w:rPr>
              <w:rStyle w:val="VerbatimChar"/>
            </w:rPr>
          </w:rPrChange>
        </w:rPr>
        <w:t xml:space="preserve"> a tanto </w:t>
      </w:r>
      <w:proofErr w:type="spellStart"/>
      <w:r w:rsidRPr="005702CF">
        <w:rPr>
          <w:rStyle w:val="VerbatimChar"/>
          <w:lang w:val="fr-CH"/>
          <w:rPrChange w:id="223" w:author="Andy O'DWYER" w:date="2025-02-04T15:45:00Z">
            <w:rPr>
              <w:rStyle w:val="VerbatimChar"/>
            </w:rPr>
          </w:rPrChange>
        </w:rPr>
        <w:t>che</w:t>
      </w:r>
      <w:proofErr w:type="spellEnd"/>
      <w:r w:rsidRPr="005702CF">
        <w:rPr>
          <w:rStyle w:val="VerbatimChar"/>
          <w:lang w:val="fr-CH"/>
          <w:rPrChange w:id="224" w:author="Andy O'DWYER" w:date="2025-02-04T15:45:00Z">
            <w:rPr>
              <w:rStyle w:val="VerbatimChar"/>
            </w:rPr>
          </w:rPrChange>
        </w:rPr>
        <w:t xml:space="preserve"> la si </w:t>
      </w:r>
      <w:proofErr w:type="spellStart"/>
      <w:r w:rsidRPr="005702CF">
        <w:rPr>
          <w:rStyle w:val="VerbatimChar"/>
          <w:lang w:val="fr-CH"/>
          <w:rPrChange w:id="225" w:author="Andy O'DWYER" w:date="2025-02-04T15:45:00Z">
            <w:rPr>
              <w:rStyle w:val="VerbatimChar"/>
            </w:rPr>
          </w:rPrChange>
        </w:rPr>
        <w:t>vede</w:t>
      </w:r>
      <w:proofErr w:type="spellEnd"/>
      <w:r w:rsidRPr="005702CF">
        <w:rPr>
          <w:rStyle w:val="VerbatimChar"/>
          <w:lang w:val="fr-CH"/>
          <w:rPrChange w:id="226" w:author="Andy O'DWYER" w:date="2025-02-04T15:45:00Z">
            <w:rPr>
              <w:rStyle w:val="VerbatimChar"/>
            </w:rPr>
          </w:rPrChange>
        </w:rPr>
        <w:t xml:space="preserve"> </w:t>
      </w:r>
      <w:proofErr w:type="spellStart"/>
      <w:r w:rsidRPr="005702CF">
        <w:rPr>
          <w:rStyle w:val="VerbatimChar"/>
          <w:lang w:val="fr-CH"/>
          <w:rPrChange w:id="227" w:author="Andy O'DWYER" w:date="2025-02-04T15:45:00Z">
            <w:rPr>
              <w:rStyle w:val="VerbatimChar"/>
            </w:rPr>
          </w:rPrChange>
        </w:rPr>
        <w:t>poi</w:t>
      </w:r>
      <w:proofErr w:type="spellEnd"/>
      <w:r w:rsidRPr="005702CF">
        <w:rPr>
          <w:rStyle w:val="VerbatimChar"/>
          <w:lang w:val="fr-CH"/>
          <w:rPrChange w:id="228" w:author="Andy O'DWYER" w:date="2025-02-04T15:45:00Z">
            <w:rPr>
              <w:rStyle w:val="VerbatimChar"/>
            </w:rPr>
          </w:rPrChange>
        </w:rPr>
        <w:t xml:space="preserve"> tutta </w:t>
      </w:r>
      <w:proofErr w:type="spellStart"/>
      <w:r w:rsidRPr="005702CF">
        <w:rPr>
          <w:rStyle w:val="VerbatimChar"/>
          <w:lang w:val="fr-CH"/>
          <w:rPrChange w:id="229" w:author="Andy O'DWYER" w:date="2025-02-04T15:45:00Z">
            <w:rPr>
              <w:rStyle w:val="VerbatimChar"/>
            </w:rPr>
          </w:rPrChange>
        </w:rPr>
        <w:t>piena</w:t>
      </w:r>
      <w:proofErr w:type="spellEnd"/>
      <w:r w:rsidRPr="005702CF">
        <w:rPr>
          <w:rStyle w:val="VerbatimChar"/>
          <w:lang w:val="fr-CH"/>
          <w:rPrChange w:id="230" w:author="Andy O'DWYER" w:date="2025-02-04T15:45:00Z">
            <w:rPr>
              <w:rStyle w:val="VerbatimChar"/>
            </w:rPr>
          </w:rPrChange>
        </w:rPr>
        <w:t xml:space="preserve">; et </w:t>
      </w:r>
      <w:proofErr w:type="spellStart"/>
      <w:r w:rsidRPr="005702CF">
        <w:rPr>
          <w:rStyle w:val="VerbatimChar"/>
          <w:lang w:val="fr-CH"/>
          <w:rPrChange w:id="231" w:author="Andy O'DWYER" w:date="2025-02-04T15:45:00Z">
            <w:rPr>
              <w:rStyle w:val="VerbatimChar"/>
            </w:rPr>
          </w:rPrChange>
        </w:rPr>
        <w:t>mentre</w:t>
      </w:r>
      <w:proofErr w:type="spellEnd"/>
      <w:r w:rsidRPr="005702CF">
        <w:rPr>
          <w:rStyle w:val="VerbatimChar"/>
          <w:lang w:val="fr-CH"/>
          <w:rPrChange w:id="232" w:author="Andy O'DWYER" w:date="2025-02-04T15:45:00Z">
            <w:rPr>
              <w:rStyle w:val="VerbatimChar"/>
            </w:rPr>
          </w:rPrChange>
        </w:rPr>
        <w:t xml:space="preserve"> si va [e]m- </w:t>
      </w:r>
      <w:proofErr w:type="spellStart"/>
      <w:r w:rsidRPr="005702CF">
        <w:rPr>
          <w:rStyle w:val="VerbatimChar"/>
          <w:lang w:val="fr-CH"/>
          <w:rPrChange w:id="233" w:author="Andy O'DWYER" w:date="2025-02-04T15:45:00Z">
            <w:rPr>
              <w:rStyle w:val="VerbatimChar"/>
            </w:rPr>
          </w:rPrChange>
        </w:rPr>
        <w:t>piendo</w:t>
      </w:r>
      <w:proofErr w:type="spellEnd"/>
      <w:r w:rsidRPr="005702CF">
        <w:rPr>
          <w:rStyle w:val="VerbatimChar"/>
          <w:lang w:val="fr-CH"/>
          <w:rPrChange w:id="234" w:author="Andy O'DWYER" w:date="2025-02-04T15:45:00Z">
            <w:rPr>
              <w:rStyle w:val="VerbatimChar"/>
            </w:rPr>
          </w:rPrChange>
        </w:rPr>
        <w:t xml:space="preserve">, </w:t>
      </w:r>
      <w:proofErr w:type="spellStart"/>
      <w:r w:rsidRPr="005702CF">
        <w:rPr>
          <w:rStyle w:val="VerbatimChar"/>
          <w:lang w:val="fr-CH"/>
          <w:rPrChange w:id="235" w:author="Andy O'DWYER" w:date="2025-02-04T15:45:00Z">
            <w:rPr>
              <w:rStyle w:val="VerbatimChar"/>
            </w:rPr>
          </w:rPrChange>
        </w:rPr>
        <w:t>appar</w:t>
      </w:r>
      <w:proofErr w:type="spellEnd"/>
      <w:r w:rsidRPr="005702CF">
        <w:rPr>
          <w:rStyle w:val="VerbatimChar"/>
          <w:lang w:val="fr-CH"/>
          <w:rPrChange w:id="236" w:author="Andy O'DWYER" w:date="2025-02-04T15:45:00Z">
            <w:rPr>
              <w:rStyle w:val="VerbatimChar"/>
            </w:rPr>
          </w:rPrChange>
        </w:rPr>
        <w:t xml:space="preserve"> minore, </w:t>
      </w:r>
      <w:proofErr w:type="spellStart"/>
      <w:r w:rsidRPr="005702CF">
        <w:rPr>
          <w:rStyle w:val="VerbatimChar"/>
          <w:lang w:val="fr-CH"/>
          <w:rPrChange w:id="237" w:author="Andy O'DWYER" w:date="2025-02-04T15:45:00Z">
            <w:rPr>
              <w:rStyle w:val="VerbatimChar"/>
            </w:rPr>
          </w:rPrChange>
        </w:rPr>
        <w:t>chiaro</w:t>
      </w:r>
      <w:proofErr w:type="spellEnd"/>
      <w:r w:rsidRPr="005702CF">
        <w:rPr>
          <w:rStyle w:val="VerbatimChar"/>
          <w:lang w:val="fr-CH"/>
          <w:rPrChange w:id="238" w:author="Andy O'DWYER" w:date="2025-02-04T15:45:00Z">
            <w:rPr>
              <w:rStyle w:val="VerbatimChar"/>
            </w:rPr>
          </w:rPrChange>
        </w:rPr>
        <w:t xml:space="preserve"> segno, </w:t>
      </w:r>
      <w:proofErr w:type="spellStart"/>
      <w:r w:rsidRPr="005702CF">
        <w:rPr>
          <w:rStyle w:val="VerbatimChar"/>
          <w:lang w:val="fr-CH"/>
          <w:rPrChange w:id="239" w:author="Andy O'DWYER" w:date="2025-02-04T15:45:00Z">
            <w:rPr>
              <w:rStyle w:val="VerbatimChar"/>
            </w:rPr>
          </w:rPrChange>
        </w:rPr>
        <w:t>anzi</w:t>
      </w:r>
      <w:proofErr w:type="spellEnd"/>
      <w:r w:rsidRPr="005702CF">
        <w:rPr>
          <w:rStyle w:val="VerbatimChar"/>
          <w:lang w:val="fr-CH"/>
          <w:rPrChange w:id="240" w:author="Andy O'DWYER" w:date="2025-02-04T15:45:00Z">
            <w:rPr>
              <w:rStyle w:val="VerbatimChar"/>
            </w:rPr>
          </w:rPrChange>
        </w:rPr>
        <w:t xml:space="preserve"> </w:t>
      </w:r>
      <w:proofErr w:type="spellStart"/>
      <w:r w:rsidRPr="005702CF">
        <w:rPr>
          <w:rStyle w:val="VerbatimChar"/>
          <w:lang w:val="fr-CH"/>
          <w:rPrChange w:id="241" w:author="Andy O'DWYER" w:date="2025-02-04T15:45:00Z">
            <w:rPr>
              <w:rStyle w:val="VerbatimChar"/>
            </w:rPr>
          </w:rPrChange>
        </w:rPr>
        <w:t>demostratione</w:t>
      </w:r>
      <w:proofErr w:type="spellEnd"/>
      <w:r w:rsidRPr="005702CF">
        <w:rPr>
          <w:rStyle w:val="VerbatimChar"/>
          <w:lang w:val="fr-CH"/>
          <w:rPrChange w:id="242" w:author="Andy O'DWYER" w:date="2025-02-04T15:45:00Z">
            <w:rPr>
              <w:rStyle w:val="VerbatimChar"/>
            </w:rPr>
          </w:rPrChange>
        </w:rPr>
        <w:t xml:space="preserve"> </w:t>
      </w:r>
      <w:proofErr w:type="spellStart"/>
      <w:r w:rsidRPr="005702CF">
        <w:rPr>
          <w:rStyle w:val="VerbatimChar"/>
          <w:lang w:val="fr-CH"/>
          <w:rPrChange w:id="243" w:author="Andy O'DWYER" w:date="2025-02-04T15:45:00Z">
            <w:rPr>
              <w:rStyle w:val="VerbatimChar"/>
            </w:rPr>
          </w:rPrChange>
        </w:rPr>
        <w:t>geometrica</w:t>
      </w:r>
      <w:proofErr w:type="spellEnd"/>
      <w:r w:rsidRPr="005702CF">
        <w:rPr>
          <w:rStyle w:val="VerbatimChar"/>
          <w:lang w:val="fr-CH"/>
          <w:rPrChange w:id="244" w:author="Andy O'DWYER" w:date="2025-02-04T15:45:00Z">
            <w:rPr>
              <w:rStyle w:val="VerbatimChar"/>
            </w:rPr>
          </w:rPrChange>
        </w:rPr>
        <w:t xml:space="preserve">, </w:t>
      </w:r>
      <w:proofErr w:type="spellStart"/>
      <w:r w:rsidRPr="005702CF">
        <w:rPr>
          <w:rStyle w:val="VerbatimChar"/>
          <w:lang w:val="fr-CH"/>
          <w:rPrChange w:id="245" w:author="Andy O'DWYER" w:date="2025-02-04T15:45:00Z">
            <w:rPr>
              <w:rStyle w:val="VerbatimChar"/>
            </w:rPr>
          </w:rPrChange>
        </w:rPr>
        <w:t>che</w:t>
      </w:r>
      <w:proofErr w:type="spellEnd"/>
      <w:r w:rsidRPr="005702CF">
        <w:rPr>
          <w:rStyle w:val="VerbatimChar"/>
          <w:lang w:val="fr-CH"/>
          <w:rPrChange w:id="246" w:author="Andy O'DWYER" w:date="2025-02-04T15:45:00Z">
            <w:rPr>
              <w:rStyle w:val="VerbatimChar"/>
            </w:rPr>
          </w:rPrChange>
        </w:rPr>
        <w:t xml:space="preserve"> </w:t>
      </w:r>
      <w:proofErr w:type="spellStart"/>
      <w:r w:rsidRPr="005702CF">
        <w:rPr>
          <w:rStyle w:val="VerbatimChar"/>
          <w:lang w:val="fr-CH"/>
          <w:rPrChange w:id="247" w:author="Andy O'DWYER" w:date="2025-02-04T15:45:00Z">
            <w:rPr>
              <w:rStyle w:val="VerbatimChar"/>
            </w:rPr>
          </w:rPrChange>
        </w:rPr>
        <w:t>ella</w:t>
      </w:r>
      <w:proofErr w:type="spellEnd"/>
      <w:r w:rsidRPr="005702CF">
        <w:rPr>
          <w:rStyle w:val="VerbatimChar"/>
          <w:lang w:val="fr-CH"/>
          <w:rPrChange w:id="248" w:author="Andy O'DWYER" w:date="2025-02-04T15:45:00Z">
            <w:rPr>
              <w:rStyle w:val="VerbatimChar"/>
            </w:rPr>
          </w:rPrChange>
        </w:rPr>
        <w:t xml:space="preserve"> s’</w:t>
      </w:r>
      <w:proofErr w:type="spellStart"/>
      <w:r w:rsidRPr="005702CF">
        <w:rPr>
          <w:rStyle w:val="VerbatimChar"/>
          <w:lang w:val="fr-CH"/>
          <w:rPrChange w:id="249" w:author="Andy O'DWYER" w:date="2025-02-04T15:45:00Z">
            <w:rPr>
              <w:rStyle w:val="VerbatimChar"/>
            </w:rPr>
          </w:rPrChange>
        </w:rPr>
        <w:t>aggira</w:t>
      </w:r>
      <w:proofErr w:type="spellEnd"/>
      <w:r w:rsidRPr="005702CF">
        <w:rPr>
          <w:rStyle w:val="VerbatimChar"/>
          <w:lang w:val="fr-CH"/>
          <w:rPrChange w:id="250" w:author="Andy O'DWYER" w:date="2025-02-04T15:45:00Z">
            <w:rPr>
              <w:rStyle w:val="VerbatimChar"/>
            </w:rPr>
          </w:rPrChange>
        </w:rPr>
        <w:t xml:space="preserve"> </w:t>
      </w:r>
      <w:proofErr w:type="spellStart"/>
      <w:r w:rsidRPr="005702CF">
        <w:rPr>
          <w:rStyle w:val="VerbatimChar"/>
          <w:lang w:val="fr-CH"/>
          <w:rPrChange w:id="251" w:author="Andy O'DWYER" w:date="2025-02-04T15:45:00Z">
            <w:rPr>
              <w:rStyle w:val="VerbatimChar"/>
            </w:rPr>
          </w:rPrChange>
        </w:rPr>
        <w:t>intorno</w:t>
      </w:r>
      <w:proofErr w:type="spellEnd"/>
      <w:r w:rsidRPr="005702CF">
        <w:rPr>
          <w:rStyle w:val="VerbatimChar"/>
          <w:lang w:val="fr-CH"/>
          <w:rPrChange w:id="252" w:author="Andy O'DWYER" w:date="2025-02-04T15:45:00Z">
            <w:rPr>
              <w:rStyle w:val="VerbatimChar"/>
            </w:rPr>
          </w:rPrChange>
        </w:rPr>
        <w:t xml:space="preserve"> al sole; et </w:t>
      </w:r>
      <w:proofErr w:type="spellStart"/>
      <w:r w:rsidRPr="005702CF">
        <w:rPr>
          <w:rStyle w:val="VerbatimChar"/>
          <w:lang w:val="fr-CH"/>
          <w:rPrChange w:id="253" w:author="Andy O'DWYER" w:date="2025-02-04T15:45:00Z">
            <w:rPr>
              <w:rStyle w:val="VerbatimChar"/>
            </w:rPr>
          </w:rPrChange>
        </w:rPr>
        <w:t>quando</w:t>
      </w:r>
      <w:proofErr w:type="spellEnd"/>
      <w:r w:rsidRPr="005702CF">
        <w:rPr>
          <w:rStyle w:val="VerbatimChar"/>
          <w:lang w:val="fr-CH"/>
          <w:rPrChange w:id="254" w:author="Andy O'DWYER" w:date="2025-02-04T15:45:00Z">
            <w:rPr>
              <w:rStyle w:val="VerbatimChar"/>
            </w:rPr>
          </w:rPrChange>
        </w:rPr>
        <w:t xml:space="preserve"> è </w:t>
      </w:r>
      <w:proofErr w:type="spellStart"/>
      <w:r w:rsidRPr="005702CF">
        <w:rPr>
          <w:rStyle w:val="VerbatimChar"/>
          <w:lang w:val="fr-CH"/>
          <w:rPrChange w:id="255" w:author="Andy O'DWYER" w:date="2025-02-04T15:45:00Z">
            <w:rPr>
              <w:rStyle w:val="VerbatimChar"/>
            </w:rPr>
          </w:rPrChange>
        </w:rPr>
        <w:t>piena</w:t>
      </w:r>
      <w:proofErr w:type="spellEnd"/>
      <w:r w:rsidRPr="005702CF">
        <w:rPr>
          <w:rStyle w:val="VerbatimChar"/>
          <w:lang w:val="fr-CH"/>
          <w:rPrChange w:id="256" w:author="Andy O'DWYER" w:date="2025-02-04T15:45:00Z">
            <w:rPr>
              <w:rStyle w:val="VerbatimChar"/>
            </w:rPr>
          </w:rPrChange>
        </w:rPr>
        <w:t xml:space="preserve">, </w:t>
      </w:r>
      <w:proofErr w:type="spellStart"/>
      <w:r w:rsidRPr="005702CF">
        <w:rPr>
          <w:rStyle w:val="VerbatimChar"/>
          <w:lang w:val="fr-CH"/>
          <w:rPrChange w:id="257" w:author="Andy O'DWYER" w:date="2025-02-04T15:45:00Z">
            <w:rPr>
              <w:rStyle w:val="VerbatimChar"/>
            </w:rPr>
          </w:rPrChange>
        </w:rPr>
        <w:t>gli</w:t>
      </w:r>
      <w:proofErr w:type="spellEnd"/>
      <w:r w:rsidRPr="005702CF">
        <w:rPr>
          <w:rStyle w:val="VerbatimChar"/>
          <w:lang w:val="fr-CH"/>
          <w:rPrChange w:id="258" w:author="Andy O'DWYER" w:date="2025-02-04T15:45:00Z">
            <w:rPr>
              <w:rStyle w:val="VerbatimChar"/>
            </w:rPr>
          </w:rPrChange>
        </w:rPr>
        <w:t xml:space="preserve"> è sopra, et per la </w:t>
      </w:r>
      <w:proofErr w:type="spellStart"/>
      <w:r w:rsidRPr="005702CF">
        <w:rPr>
          <w:rStyle w:val="VerbatimChar"/>
          <w:lang w:val="fr-CH"/>
          <w:rPrChange w:id="259" w:author="Andy O'DWYER" w:date="2025-02-04T15:45:00Z">
            <w:rPr>
              <w:rStyle w:val="VerbatimChar"/>
            </w:rPr>
          </w:rPrChange>
        </w:rPr>
        <w:t>gran</w:t>
      </w:r>
      <w:proofErr w:type="spellEnd"/>
      <w:r w:rsidRPr="005702CF">
        <w:rPr>
          <w:rStyle w:val="VerbatimChar"/>
          <w:lang w:val="fr-CH"/>
          <w:rPrChange w:id="260" w:author="Andy O'DWYER" w:date="2025-02-04T15:45:00Z">
            <w:rPr>
              <w:rStyle w:val="VerbatimChar"/>
            </w:rPr>
          </w:rPrChange>
        </w:rPr>
        <w:t xml:space="preserve"> </w:t>
      </w:r>
      <w:proofErr w:type="spellStart"/>
      <w:r w:rsidRPr="005702CF">
        <w:rPr>
          <w:rStyle w:val="VerbatimChar"/>
          <w:lang w:val="fr-CH"/>
          <w:rPrChange w:id="261" w:author="Andy O'DWYER" w:date="2025-02-04T15:45:00Z">
            <w:rPr>
              <w:rStyle w:val="VerbatimChar"/>
            </w:rPr>
          </w:rPrChange>
        </w:rPr>
        <w:t>distanza</w:t>
      </w:r>
      <w:proofErr w:type="spellEnd"/>
      <w:r w:rsidRPr="005702CF">
        <w:rPr>
          <w:rStyle w:val="VerbatimChar"/>
          <w:lang w:val="fr-CH"/>
          <w:rPrChange w:id="262" w:author="Andy O'DWYER" w:date="2025-02-04T15:45:00Z">
            <w:rPr>
              <w:rStyle w:val="VerbatimChar"/>
            </w:rPr>
          </w:rPrChange>
        </w:rPr>
        <w:t xml:space="preserve"> </w:t>
      </w:r>
      <w:proofErr w:type="spellStart"/>
      <w:r w:rsidRPr="005702CF">
        <w:rPr>
          <w:rStyle w:val="VerbatimChar"/>
          <w:lang w:val="fr-CH"/>
          <w:rPrChange w:id="263" w:author="Andy O'DWYER" w:date="2025-02-04T15:45:00Z">
            <w:rPr>
              <w:rStyle w:val="VerbatimChar"/>
            </w:rPr>
          </w:rPrChange>
        </w:rPr>
        <w:t>appar</w:t>
      </w:r>
      <w:proofErr w:type="spellEnd"/>
      <w:r w:rsidRPr="005702CF">
        <w:rPr>
          <w:rStyle w:val="VerbatimChar"/>
          <w:lang w:val="fr-CH"/>
          <w:rPrChange w:id="264" w:author="Andy O'DWYER" w:date="2025-02-04T15:45:00Z">
            <w:rPr>
              <w:rStyle w:val="VerbatimChar"/>
            </w:rPr>
          </w:rPrChange>
        </w:rPr>
        <w:t xml:space="preserve"> minore: </w:t>
      </w:r>
      <w:proofErr w:type="spellStart"/>
      <w:r w:rsidRPr="005702CF">
        <w:rPr>
          <w:rStyle w:val="VerbatimChar"/>
          <w:lang w:val="fr-CH"/>
          <w:rPrChange w:id="265" w:author="Andy O'DWYER" w:date="2025-02-04T15:45:00Z">
            <w:rPr>
              <w:rStyle w:val="VerbatimChar"/>
            </w:rPr>
          </w:rPrChange>
        </w:rPr>
        <w:t>questo</w:t>
      </w:r>
      <w:proofErr w:type="spellEnd"/>
      <w:r w:rsidRPr="005702CF">
        <w:rPr>
          <w:rStyle w:val="VerbatimChar"/>
          <w:lang w:val="fr-CH"/>
          <w:rPrChange w:id="266" w:author="Andy O'DWYER" w:date="2025-02-04T15:45:00Z">
            <w:rPr>
              <w:rStyle w:val="VerbatimChar"/>
            </w:rPr>
          </w:rPrChange>
        </w:rPr>
        <w:t xml:space="preserve">, dico, si sa per </w:t>
      </w:r>
      <w:proofErr w:type="spellStart"/>
      <w:r w:rsidRPr="005702CF">
        <w:rPr>
          <w:rStyle w:val="VerbatimChar"/>
          <w:lang w:val="fr-CH"/>
          <w:rPrChange w:id="267" w:author="Andy O'DWYER" w:date="2025-02-04T15:45:00Z">
            <w:rPr>
              <w:rStyle w:val="VerbatimChar"/>
            </w:rPr>
          </w:rPrChange>
        </w:rPr>
        <w:t>demostratione</w:t>
      </w:r>
      <w:proofErr w:type="spellEnd"/>
      <w:r w:rsidRPr="005702CF">
        <w:rPr>
          <w:rStyle w:val="VerbatimChar"/>
          <w:lang w:val="fr-CH"/>
          <w:rPrChange w:id="268" w:author="Andy O'DWYER" w:date="2025-02-04T15:45:00Z">
            <w:rPr>
              <w:rStyle w:val="VerbatimChar"/>
            </w:rPr>
          </w:rPrChange>
        </w:rPr>
        <w:t xml:space="preserve"> </w:t>
      </w:r>
      <w:proofErr w:type="spellStart"/>
      <w:r w:rsidRPr="005702CF">
        <w:rPr>
          <w:rStyle w:val="VerbatimChar"/>
          <w:lang w:val="fr-CH"/>
          <w:rPrChange w:id="269" w:author="Andy O'DWYER" w:date="2025-02-04T15:45:00Z">
            <w:rPr>
              <w:rStyle w:val="VerbatimChar"/>
            </w:rPr>
          </w:rPrChange>
        </w:rPr>
        <w:t>geometrica</w:t>
      </w:r>
      <w:proofErr w:type="spellEnd"/>
      <w:r w:rsidRPr="005702CF">
        <w:rPr>
          <w:rStyle w:val="VerbatimChar"/>
          <w:lang w:val="fr-CH"/>
          <w:rPrChange w:id="270" w:author="Andy O'DWYER" w:date="2025-02-04T15:45:00Z">
            <w:rPr>
              <w:rStyle w:val="VerbatimChar"/>
            </w:rPr>
          </w:rPrChange>
        </w:rPr>
        <w:t xml:space="preserve">, </w:t>
      </w:r>
      <w:proofErr w:type="spellStart"/>
      <w:r w:rsidRPr="005702CF">
        <w:rPr>
          <w:rStyle w:val="VerbatimChar"/>
          <w:lang w:val="fr-CH"/>
          <w:rPrChange w:id="271" w:author="Andy O'DWYER" w:date="2025-02-04T15:45:00Z">
            <w:rPr>
              <w:rStyle w:val="VerbatimChar"/>
            </w:rPr>
          </w:rPrChange>
        </w:rPr>
        <w:t>poi</w:t>
      </w:r>
      <w:proofErr w:type="spellEnd"/>
      <w:r w:rsidRPr="005702CF">
        <w:rPr>
          <w:rStyle w:val="VerbatimChar"/>
          <w:lang w:val="fr-CH"/>
          <w:rPrChange w:id="272" w:author="Andy O'DWYER" w:date="2025-02-04T15:45:00Z">
            <w:rPr>
              <w:rStyle w:val="VerbatimChar"/>
            </w:rPr>
          </w:rPrChange>
        </w:rPr>
        <w:t xml:space="preserve"> </w:t>
      </w:r>
      <w:proofErr w:type="spellStart"/>
      <w:r w:rsidRPr="005702CF">
        <w:rPr>
          <w:rStyle w:val="VerbatimChar"/>
          <w:lang w:val="fr-CH"/>
          <w:rPrChange w:id="273" w:author="Andy O'DWYER" w:date="2025-02-04T15:45:00Z">
            <w:rPr>
              <w:rStyle w:val="VerbatimChar"/>
            </w:rPr>
          </w:rPrChange>
        </w:rPr>
        <w:t>che</w:t>
      </w:r>
      <w:proofErr w:type="spellEnd"/>
      <w:r w:rsidRPr="005702CF">
        <w:rPr>
          <w:rStyle w:val="VerbatimChar"/>
          <w:lang w:val="fr-CH"/>
          <w:rPrChange w:id="274" w:author="Andy O'DWYER" w:date="2025-02-04T15:45:00Z">
            <w:rPr>
              <w:rStyle w:val="VerbatimChar"/>
            </w:rPr>
          </w:rPrChange>
        </w:rPr>
        <w:t xml:space="preserve"> non </w:t>
      </w:r>
      <w:proofErr w:type="spellStart"/>
      <w:r w:rsidRPr="005702CF">
        <w:rPr>
          <w:rStyle w:val="VerbatimChar"/>
          <w:lang w:val="fr-CH"/>
          <w:rPrChange w:id="275" w:author="Andy O'DWYER" w:date="2025-02-04T15:45:00Z">
            <w:rPr>
              <w:rStyle w:val="VerbatimChar"/>
            </w:rPr>
          </w:rPrChange>
        </w:rPr>
        <w:t>può</w:t>
      </w:r>
      <w:proofErr w:type="spellEnd"/>
      <w:r w:rsidRPr="005702CF">
        <w:rPr>
          <w:rStyle w:val="VerbatimChar"/>
          <w:lang w:val="fr-CH"/>
          <w:rPrChange w:id="276" w:author="Andy O'DWYER" w:date="2025-02-04T15:45:00Z">
            <w:rPr>
              <w:rStyle w:val="VerbatimChar"/>
            </w:rPr>
          </w:rPrChange>
        </w:rPr>
        <w:t xml:space="preserve"> </w:t>
      </w:r>
      <w:proofErr w:type="spellStart"/>
      <w:r w:rsidRPr="005702CF">
        <w:rPr>
          <w:rStyle w:val="VerbatimChar"/>
          <w:lang w:val="fr-CH"/>
          <w:rPrChange w:id="277" w:author="Andy O'DWYER" w:date="2025-02-04T15:45:00Z">
            <w:rPr>
              <w:rStyle w:val="VerbatimChar"/>
            </w:rPr>
          </w:rPrChange>
        </w:rPr>
        <w:t>apparir</w:t>
      </w:r>
      <w:proofErr w:type="spellEnd"/>
      <w:r w:rsidRPr="005702CF">
        <w:rPr>
          <w:rStyle w:val="VerbatimChar"/>
          <w:lang w:val="fr-CH"/>
          <w:rPrChange w:id="278" w:author="Andy O'DWYER" w:date="2025-02-04T15:45:00Z">
            <w:rPr>
              <w:rStyle w:val="VerbatimChar"/>
            </w:rPr>
          </w:rPrChange>
        </w:rPr>
        <w:t xml:space="preserve"> </w:t>
      </w:r>
      <w:proofErr w:type="spellStart"/>
      <w:r w:rsidRPr="005702CF">
        <w:rPr>
          <w:rStyle w:val="VerbatimChar"/>
          <w:lang w:val="fr-CH"/>
          <w:rPrChange w:id="279" w:author="Andy O'DWYER" w:date="2025-02-04T15:45:00Z">
            <w:rPr>
              <w:rStyle w:val="VerbatimChar"/>
            </w:rPr>
          </w:rPrChange>
        </w:rPr>
        <w:t>piena</w:t>
      </w:r>
      <w:proofErr w:type="spellEnd"/>
      <w:r w:rsidRPr="005702CF">
        <w:rPr>
          <w:rStyle w:val="VerbatimChar"/>
          <w:lang w:val="fr-CH"/>
          <w:rPrChange w:id="280" w:author="Andy O'DWYER" w:date="2025-02-04T15:45:00Z">
            <w:rPr>
              <w:rStyle w:val="VerbatimChar"/>
            </w:rPr>
          </w:rPrChange>
        </w:rPr>
        <w:t xml:space="preserve"> per </w:t>
      </w:r>
      <w:proofErr w:type="spellStart"/>
      <w:r w:rsidRPr="005702CF">
        <w:rPr>
          <w:rStyle w:val="VerbatimChar"/>
          <w:lang w:val="fr-CH"/>
          <w:rPrChange w:id="281" w:author="Andy O'DWYER" w:date="2025-02-04T15:45:00Z">
            <w:rPr>
              <w:rStyle w:val="VerbatimChar"/>
            </w:rPr>
          </w:rPrChange>
        </w:rPr>
        <w:t>oppo</w:t>
      </w:r>
      <w:proofErr w:type="spellEnd"/>
      <w:r w:rsidRPr="005702CF">
        <w:rPr>
          <w:rStyle w:val="VerbatimChar"/>
          <w:lang w:val="fr-CH"/>
          <w:rPrChange w:id="282" w:author="Andy O'DWYER" w:date="2025-02-04T15:45:00Z">
            <w:rPr>
              <w:rStyle w:val="VerbatimChar"/>
            </w:rPr>
          </w:rPrChange>
        </w:rPr>
        <w:t xml:space="preserve">- </w:t>
      </w:r>
      <w:proofErr w:type="spellStart"/>
      <w:r w:rsidRPr="005702CF">
        <w:rPr>
          <w:rStyle w:val="VerbatimChar"/>
          <w:lang w:val="fr-CH"/>
          <w:rPrChange w:id="283" w:author="Andy O'DWYER" w:date="2025-02-04T15:45:00Z">
            <w:rPr>
              <w:rStyle w:val="VerbatimChar"/>
            </w:rPr>
          </w:rPrChange>
        </w:rPr>
        <w:t>sitione</w:t>
      </w:r>
      <w:proofErr w:type="spellEnd"/>
      <w:r w:rsidRPr="005702CF">
        <w:rPr>
          <w:rStyle w:val="VerbatimChar"/>
          <w:lang w:val="fr-CH"/>
          <w:rPrChange w:id="284" w:author="Andy O'DWYER" w:date="2025-02-04T15:45:00Z">
            <w:rPr>
              <w:rStyle w:val="VerbatimChar"/>
            </w:rPr>
          </w:rPrChange>
        </w:rPr>
        <w:t xml:space="preserve"> </w:t>
      </w:r>
      <w:proofErr w:type="spellStart"/>
      <w:r w:rsidRPr="005702CF">
        <w:rPr>
          <w:rStyle w:val="VerbatimChar"/>
          <w:lang w:val="fr-CH"/>
          <w:rPrChange w:id="285" w:author="Andy O'DWYER" w:date="2025-02-04T15:45:00Z">
            <w:rPr>
              <w:rStyle w:val="VerbatimChar"/>
            </w:rPr>
          </w:rPrChange>
        </w:rPr>
        <w:t>che</w:t>
      </w:r>
      <w:proofErr w:type="spellEnd"/>
      <w:r w:rsidRPr="005702CF">
        <w:rPr>
          <w:rStyle w:val="VerbatimChar"/>
          <w:lang w:val="fr-CH"/>
          <w:rPrChange w:id="286" w:author="Andy O'DWYER" w:date="2025-02-04T15:45:00Z">
            <w:rPr>
              <w:rStyle w:val="VerbatimChar"/>
            </w:rPr>
          </w:rPrChange>
        </w:rPr>
        <w:t xml:space="preserve"> </w:t>
      </w:r>
      <w:proofErr w:type="spellStart"/>
      <w:r w:rsidRPr="005702CF">
        <w:rPr>
          <w:rStyle w:val="VerbatimChar"/>
          <w:lang w:val="fr-CH"/>
          <w:rPrChange w:id="287" w:author="Andy O'DWYER" w:date="2025-02-04T15:45:00Z">
            <w:rPr>
              <w:rStyle w:val="VerbatimChar"/>
            </w:rPr>
          </w:rPrChange>
        </w:rPr>
        <w:t>habbia</w:t>
      </w:r>
      <w:proofErr w:type="spellEnd"/>
      <w:r w:rsidRPr="005702CF">
        <w:rPr>
          <w:rStyle w:val="VerbatimChar"/>
          <w:lang w:val="fr-CH"/>
          <w:rPrChange w:id="288" w:author="Andy O'DWYER" w:date="2025-02-04T15:45:00Z">
            <w:rPr>
              <w:rStyle w:val="VerbatimChar"/>
            </w:rPr>
          </w:rPrChange>
        </w:rPr>
        <w:t xml:space="preserve"> col sole. </w:t>
      </w:r>
      <w:proofErr w:type="spellStart"/>
      <w:r w:rsidRPr="005702CF">
        <w:rPr>
          <w:rStyle w:val="VerbatimChar"/>
          <w:lang w:val="fr-CH"/>
          <w:rPrChange w:id="289" w:author="Andy O'DWYER" w:date="2025-02-04T15:45:00Z">
            <w:rPr>
              <w:rStyle w:val="VerbatimChar"/>
            </w:rPr>
          </w:rPrChange>
        </w:rPr>
        <w:t>Molti</w:t>
      </w:r>
      <w:proofErr w:type="spellEnd"/>
      <w:r w:rsidRPr="005702CF">
        <w:rPr>
          <w:rStyle w:val="VerbatimChar"/>
          <w:lang w:val="fr-CH"/>
          <w:rPrChange w:id="290" w:author="Andy O'DWYER" w:date="2025-02-04T15:45:00Z">
            <w:rPr>
              <w:rStyle w:val="VerbatimChar"/>
            </w:rPr>
          </w:rPrChange>
        </w:rPr>
        <w:t xml:space="preserve"> </w:t>
      </w:r>
      <w:proofErr w:type="spellStart"/>
      <w:r w:rsidRPr="005702CF">
        <w:rPr>
          <w:rStyle w:val="VerbatimChar"/>
          <w:lang w:val="fr-CH"/>
          <w:rPrChange w:id="291" w:author="Andy O'DWYER" w:date="2025-02-04T15:45:00Z">
            <w:rPr>
              <w:rStyle w:val="VerbatimChar"/>
            </w:rPr>
          </w:rPrChange>
        </w:rPr>
        <w:t>matemateci</w:t>
      </w:r>
      <w:proofErr w:type="spellEnd"/>
      <w:r w:rsidRPr="005702CF">
        <w:rPr>
          <w:rStyle w:val="VerbatimChar"/>
          <w:lang w:val="fr-CH"/>
          <w:rPrChange w:id="292" w:author="Andy O'DWYER" w:date="2025-02-04T15:45:00Z">
            <w:rPr>
              <w:rStyle w:val="VerbatimChar"/>
            </w:rPr>
          </w:rPrChange>
        </w:rPr>
        <w:t xml:space="preserve"> grandi, et in </w:t>
      </w:r>
      <w:proofErr w:type="spellStart"/>
      <w:r w:rsidRPr="005702CF">
        <w:rPr>
          <w:rStyle w:val="VerbatimChar"/>
          <w:lang w:val="fr-CH"/>
          <w:rPrChange w:id="293" w:author="Andy O'DWYER" w:date="2025-02-04T15:45:00Z">
            <w:rPr>
              <w:rStyle w:val="VerbatimChar"/>
            </w:rPr>
          </w:rPrChange>
        </w:rPr>
        <w:t>particolare</w:t>
      </w:r>
      <w:proofErr w:type="spellEnd"/>
      <w:r w:rsidRPr="005702CF">
        <w:rPr>
          <w:rStyle w:val="VerbatimChar"/>
          <w:lang w:val="fr-CH"/>
          <w:rPrChange w:id="294" w:author="Andy O'DWYER" w:date="2025-02-04T15:45:00Z">
            <w:rPr>
              <w:rStyle w:val="VerbatimChar"/>
            </w:rPr>
          </w:rPrChange>
        </w:rPr>
        <w:t xml:space="preserve"> il P.re Claudio col P.re </w:t>
      </w:r>
      <w:proofErr w:type="spellStart"/>
      <w:r w:rsidRPr="005702CF">
        <w:rPr>
          <w:rStyle w:val="VerbatimChar"/>
          <w:lang w:val="fr-CH"/>
          <w:rPrChange w:id="295" w:author="Andy O'DWYER" w:date="2025-02-04T15:45:00Z">
            <w:rPr>
              <w:rStyle w:val="VerbatimChar"/>
            </w:rPr>
          </w:rPrChange>
        </w:rPr>
        <w:t>Gambergere</w:t>
      </w:r>
      <w:proofErr w:type="spellEnd"/>
      <w:r w:rsidRPr="005702CF">
        <w:rPr>
          <w:rStyle w:val="VerbatimChar"/>
          <w:lang w:val="fr-CH"/>
          <w:rPrChange w:id="296" w:author="Andy O'DWYER" w:date="2025-02-04T15:45:00Z">
            <w:rPr>
              <w:rStyle w:val="VerbatimChar"/>
            </w:rPr>
          </w:rPrChange>
        </w:rPr>
        <w:t xml:space="preserve"> W </w:t>
      </w:r>
      <w:proofErr w:type="spellStart"/>
      <w:r w:rsidRPr="005702CF">
        <w:rPr>
          <w:rStyle w:val="VerbatimChar"/>
          <w:lang w:val="fr-CH"/>
          <w:rPrChange w:id="297" w:author="Andy O'DWYER" w:date="2025-02-04T15:45:00Z">
            <w:rPr>
              <w:rStyle w:val="VerbatimChar"/>
            </w:rPr>
          </w:rPrChange>
        </w:rPr>
        <w:t>negavano</w:t>
      </w:r>
      <w:proofErr w:type="spellEnd"/>
      <w:r w:rsidRPr="005702CF">
        <w:rPr>
          <w:rStyle w:val="VerbatimChar"/>
          <w:lang w:val="fr-CH"/>
          <w:rPrChange w:id="298" w:author="Andy O'DWYER" w:date="2025-02-04T15:45:00Z">
            <w:rPr>
              <w:rStyle w:val="VerbatimChar"/>
            </w:rPr>
          </w:rPrChange>
        </w:rPr>
        <w:t xml:space="preserve"> </w:t>
      </w:r>
      <w:proofErr w:type="spellStart"/>
      <w:r w:rsidRPr="005702CF">
        <w:rPr>
          <w:rStyle w:val="VerbatimChar"/>
          <w:lang w:val="fr-CH"/>
          <w:rPrChange w:id="299" w:author="Andy O'DWYER" w:date="2025-02-04T15:45:00Z">
            <w:rPr>
              <w:rStyle w:val="VerbatimChar"/>
            </w:rPr>
          </w:rPrChange>
        </w:rPr>
        <w:t>questo</w:t>
      </w:r>
      <w:proofErr w:type="spellEnd"/>
      <w:r w:rsidRPr="005702CF">
        <w:rPr>
          <w:rStyle w:val="VerbatimChar"/>
          <w:lang w:val="fr-CH"/>
          <w:rPrChange w:id="300" w:author="Andy O'DWYER" w:date="2025-02-04T15:45:00Z">
            <w:rPr>
              <w:rStyle w:val="VerbatimChar"/>
            </w:rPr>
          </w:rPrChange>
        </w:rPr>
        <w:t xml:space="preserve"> da </w:t>
      </w:r>
      <w:proofErr w:type="spellStart"/>
      <w:r w:rsidRPr="005702CF">
        <w:rPr>
          <w:rStyle w:val="VerbatimChar"/>
          <w:lang w:val="fr-CH"/>
          <w:rPrChange w:id="301" w:author="Andy O'DWYER" w:date="2025-02-04T15:45:00Z">
            <w:rPr>
              <w:rStyle w:val="VerbatimChar"/>
            </w:rPr>
          </w:rPrChange>
        </w:rPr>
        <w:t>principio</w:t>
      </w:r>
      <w:proofErr w:type="spellEnd"/>
      <w:r w:rsidRPr="005702CF">
        <w:rPr>
          <w:rStyle w:val="VerbatimChar"/>
          <w:lang w:val="fr-CH"/>
          <w:rPrChange w:id="302" w:author="Andy O'DWYER" w:date="2025-02-04T15:45:00Z">
            <w:rPr>
              <w:rStyle w:val="VerbatimChar"/>
            </w:rPr>
          </w:rPrChange>
        </w:rPr>
        <w:t xml:space="preserve">, et </w:t>
      </w:r>
      <w:proofErr w:type="spellStart"/>
      <w:r w:rsidRPr="005702CF">
        <w:rPr>
          <w:rStyle w:val="VerbatimChar"/>
          <w:lang w:val="fr-CH"/>
          <w:rPrChange w:id="303" w:author="Andy O'DWYER" w:date="2025-02-04T15:45:00Z">
            <w:rPr>
              <w:rStyle w:val="VerbatimChar"/>
            </w:rPr>
          </w:rPrChange>
        </w:rPr>
        <w:t>dipoi</w:t>
      </w:r>
      <w:proofErr w:type="spellEnd"/>
      <w:r w:rsidRPr="005702CF">
        <w:rPr>
          <w:rStyle w:val="VerbatimChar"/>
          <w:lang w:val="fr-CH"/>
          <w:rPrChange w:id="304" w:author="Andy O'DWYER" w:date="2025-02-04T15:45:00Z">
            <w:rPr>
              <w:rStyle w:val="VerbatimChar"/>
            </w:rPr>
          </w:rPrChange>
        </w:rPr>
        <w:t xml:space="preserve"> si sono </w:t>
      </w:r>
      <w:proofErr w:type="spellStart"/>
      <w:r w:rsidRPr="005702CF">
        <w:rPr>
          <w:rStyle w:val="VerbatimChar"/>
          <w:lang w:val="fr-CH"/>
          <w:rPrChange w:id="305" w:author="Andy O'DWYER" w:date="2025-02-04T15:45:00Z">
            <w:rPr>
              <w:rStyle w:val="VerbatimChar"/>
            </w:rPr>
          </w:rPrChange>
        </w:rPr>
        <w:t>disdetti</w:t>
      </w:r>
      <w:proofErr w:type="spellEnd"/>
      <w:r w:rsidRPr="005702CF">
        <w:rPr>
          <w:rStyle w:val="VerbatimChar"/>
          <w:lang w:val="fr-CH"/>
          <w:rPrChange w:id="306" w:author="Andy O'DWYER" w:date="2025-02-04T15:45:00Z">
            <w:rPr>
              <w:rStyle w:val="VerbatimChar"/>
            </w:rPr>
          </w:rPrChange>
        </w:rPr>
        <w:t xml:space="preserve">, </w:t>
      </w:r>
      <w:proofErr w:type="spellStart"/>
      <w:r w:rsidRPr="005702CF">
        <w:rPr>
          <w:rStyle w:val="VerbatimChar"/>
          <w:lang w:val="fr-CH"/>
          <w:rPrChange w:id="307" w:author="Andy O'DWYER" w:date="2025-02-04T15:45:00Z">
            <w:rPr>
              <w:rStyle w:val="VerbatimChar"/>
            </w:rPr>
          </w:rPrChange>
        </w:rPr>
        <w:t>essendosene</w:t>
      </w:r>
      <w:proofErr w:type="spellEnd"/>
      <w:r w:rsidRPr="005702CF">
        <w:rPr>
          <w:rStyle w:val="VerbatimChar"/>
          <w:lang w:val="fr-CH"/>
          <w:rPrChange w:id="308" w:author="Andy O'DWYER" w:date="2025-02-04T15:45:00Z">
            <w:rPr>
              <w:rStyle w:val="VerbatimChar"/>
            </w:rPr>
          </w:rPrChange>
        </w:rPr>
        <w:t xml:space="preserve"> </w:t>
      </w:r>
      <w:proofErr w:type="spellStart"/>
      <w:r w:rsidRPr="005702CF">
        <w:rPr>
          <w:rStyle w:val="VerbatimChar"/>
          <w:lang w:val="fr-CH"/>
          <w:rPrChange w:id="309" w:author="Andy O'DWYER" w:date="2025-02-04T15:45:00Z">
            <w:rPr>
              <w:rStyle w:val="VerbatimChar"/>
            </w:rPr>
          </w:rPrChange>
        </w:rPr>
        <w:t>certificati</w:t>
      </w:r>
      <w:proofErr w:type="spellEnd"/>
      <w:r w:rsidRPr="005702CF">
        <w:rPr>
          <w:rStyle w:val="VerbatimChar"/>
          <w:lang w:val="fr-CH"/>
          <w:rPrChange w:id="310" w:author="Andy O'DWYER" w:date="2025-02-04T15:45:00Z">
            <w:rPr>
              <w:rStyle w:val="VerbatimChar"/>
            </w:rPr>
          </w:rPrChange>
        </w:rPr>
        <w:t xml:space="preserve">, et ne </w:t>
      </w:r>
      <w:proofErr w:type="spellStart"/>
      <w:r w:rsidRPr="005702CF">
        <w:rPr>
          <w:rStyle w:val="VerbatimChar"/>
          <w:lang w:val="fr-CH"/>
          <w:rPrChange w:id="311" w:author="Andy O'DWYER" w:date="2025-02-04T15:45:00Z">
            <w:rPr>
              <w:rStyle w:val="VerbatimChar"/>
            </w:rPr>
          </w:rPrChange>
        </w:rPr>
        <w:t>hanno</w:t>
      </w:r>
      <w:proofErr w:type="spellEnd"/>
      <w:r w:rsidRPr="005702CF">
        <w:rPr>
          <w:rStyle w:val="VerbatimChar"/>
          <w:lang w:val="fr-CH"/>
          <w:rPrChange w:id="312" w:author="Andy O'DWYER" w:date="2025-02-04T15:45:00Z">
            <w:rPr>
              <w:rStyle w:val="VerbatimChar"/>
            </w:rPr>
          </w:rPrChange>
        </w:rPr>
        <w:t xml:space="preserve"> </w:t>
      </w:r>
      <w:proofErr w:type="spellStart"/>
      <w:r w:rsidRPr="005702CF">
        <w:rPr>
          <w:rStyle w:val="VerbatimChar"/>
          <w:lang w:val="fr-CH"/>
          <w:rPrChange w:id="313" w:author="Andy O'DWYER" w:date="2025-02-04T15:45:00Z">
            <w:rPr>
              <w:rStyle w:val="VerbatimChar"/>
            </w:rPr>
          </w:rPrChange>
        </w:rPr>
        <w:t>fatte</w:t>
      </w:r>
      <w:proofErr w:type="spellEnd"/>
      <w:r w:rsidRPr="005702CF">
        <w:rPr>
          <w:rStyle w:val="VerbatimChar"/>
          <w:lang w:val="fr-CH"/>
          <w:rPrChange w:id="314" w:author="Andy O'DWYER" w:date="2025-02-04T15:45:00Z">
            <w:rPr>
              <w:rStyle w:val="VerbatimChar"/>
            </w:rPr>
          </w:rPrChange>
        </w:rPr>
        <w:t xml:space="preserve"> </w:t>
      </w:r>
      <w:proofErr w:type="spellStart"/>
      <w:r w:rsidRPr="005702CF">
        <w:rPr>
          <w:rStyle w:val="VerbatimChar"/>
          <w:lang w:val="fr-CH"/>
          <w:rPrChange w:id="315" w:author="Andy O'DWYER" w:date="2025-02-04T15:45:00Z">
            <w:rPr>
              <w:rStyle w:val="VerbatimChar"/>
            </w:rPr>
          </w:rPrChange>
        </w:rPr>
        <w:t>publiche</w:t>
      </w:r>
      <w:proofErr w:type="spellEnd"/>
      <w:r w:rsidRPr="005702CF">
        <w:rPr>
          <w:rStyle w:val="VerbatimChar"/>
          <w:lang w:val="fr-CH"/>
          <w:rPrChange w:id="316" w:author="Andy O'DWYER" w:date="2025-02-04T15:45:00Z">
            <w:rPr>
              <w:rStyle w:val="VerbatimChar"/>
            </w:rPr>
          </w:rPrChange>
        </w:rPr>
        <w:t xml:space="preserve"> </w:t>
      </w:r>
      <w:proofErr w:type="spellStart"/>
      <w:r w:rsidRPr="005702CF">
        <w:rPr>
          <w:rStyle w:val="VerbatimChar"/>
          <w:lang w:val="fr-CH"/>
          <w:rPrChange w:id="317" w:author="Andy O'DWYER" w:date="2025-02-04T15:45:00Z">
            <w:rPr>
              <w:rStyle w:val="VerbatimChar"/>
            </w:rPr>
          </w:rPrChange>
        </w:rPr>
        <w:t>lettioni</w:t>
      </w:r>
      <w:proofErr w:type="spellEnd"/>
      <w:r w:rsidRPr="005702CF">
        <w:rPr>
          <w:rStyle w:val="VerbatimChar"/>
          <w:lang w:val="fr-CH"/>
          <w:rPrChange w:id="318" w:author="Andy O'DWYER" w:date="2025-02-04T15:45:00Z">
            <w:rPr>
              <w:rStyle w:val="VerbatimChar"/>
            </w:rPr>
          </w:rPrChange>
        </w:rPr>
        <w:t xml:space="preserve">. Quanto </w:t>
      </w:r>
      <w:proofErr w:type="spellStart"/>
      <w:r w:rsidRPr="005702CF">
        <w:rPr>
          <w:rStyle w:val="VerbatimChar"/>
          <w:lang w:val="fr-CH"/>
          <w:rPrChange w:id="319" w:author="Andy O'DWYER" w:date="2025-02-04T15:45:00Z">
            <w:rPr>
              <w:rStyle w:val="VerbatimChar"/>
            </w:rPr>
          </w:rPrChange>
        </w:rPr>
        <w:t>poi</w:t>
      </w:r>
      <w:proofErr w:type="spellEnd"/>
      <w:r w:rsidRPr="005702CF">
        <w:rPr>
          <w:rStyle w:val="VerbatimChar"/>
          <w:lang w:val="fr-CH"/>
          <w:rPrChange w:id="320" w:author="Andy O'DWYER" w:date="2025-02-04T15:45:00Z">
            <w:rPr>
              <w:rStyle w:val="VerbatimChar"/>
            </w:rPr>
          </w:rPrChange>
        </w:rPr>
        <w:t xml:space="preserve"> </w:t>
      </w:r>
      <w:proofErr w:type="spellStart"/>
      <w:r w:rsidRPr="005702CF">
        <w:rPr>
          <w:rStyle w:val="VerbatimChar"/>
          <w:lang w:val="fr-CH"/>
          <w:rPrChange w:id="321" w:author="Andy O'DWYER" w:date="2025-02-04T15:45:00Z">
            <w:rPr>
              <w:rStyle w:val="VerbatimChar"/>
            </w:rPr>
          </w:rPrChange>
        </w:rPr>
        <w:t>che</w:t>
      </w:r>
      <w:proofErr w:type="spellEnd"/>
      <w:r w:rsidRPr="005702CF">
        <w:rPr>
          <w:rStyle w:val="VerbatimChar"/>
          <w:lang w:val="fr-CH"/>
          <w:rPrChange w:id="322" w:author="Andy O'DWYER" w:date="2025-02-04T15:45:00Z">
            <w:rPr>
              <w:rStyle w:val="VerbatimChar"/>
            </w:rPr>
          </w:rPrChange>
        </w:rPr>
        <w:t xml:space="preserve"> </w:t>
      </w:r>
      <w:proofErr w:type="spellStart"/>
      <w:r w:rsidRPr="005702CF">
        <w:rPr>
          <w:rStyle w:val="VerbatimChar"/>
          <w:lang w:val="fr-CH"/>
          <w:rPrChange w:id="323" w:author="Andy O'DWYER" w:date="2025-02-04T15:45:00Z">
            <w:rPr>
              <w:rStyle w:val="VerbatimChar"/>
            </w:rPr>
          </w:rPrChange>
        </w:rPr>
        <w:t>cotesti</w:t>
      </w:r>
      <w:proofErr w:type="spellEnd"/>
      <w:r w:rsidRPr="005702CF">
        <w:rPr>
          <w:rStyle w:val="VerbatimChar"/>
          <w:lang w:val="fr-CH"/>
          <w:rPrChange w:id="324" w:author="Andy O'DWYER" w:date="2025-02-04T15:45:00Z">
            <w:rPr>
              <w:rStyle w:val="VerbatimChar"/>
            </w:rPr>
          </w:rPrChange>
        </w:rPr>
        <w:t xml:space="preserve"> </w:t>
      </w:r>
      <w:proofErr w:type="spellStart"/>
      <w:r w:rsidRPr="005702CF">
        <w:rPr>
          <w:rStyle w:val="VerbatimChar"/>
          <w:lang w:val="fr-CH"/>
          <w:rPrChange w:id="325" w:author="Andy O'DWYER" w:date="2025-02-04T15:45:00Z">
            <w:rPr>
              <w:rStyle w:val="VerbatimChar"/>
            </w:rPr>
          </w:rPrChange>
        </w:rPr>
        <w:t>Signori</w:t>
      </w:r>
      <w:proofErr w:type="spellEnd"/>
      <w:r w:rsidRPr="005702CF">
        <w:rPr>
          <w:rStyle w:val="VerbatimChar"/>
          <w:lang w:val="fr-CH"/>
          <w:rPrChange w:id="326" w:author="Andy O'DWYER" w:date="2025-02-04T15:45:00Z">
            <w:rPr>
              <w:rStyle w:val="VerbatimChar"/>
            </w:rPr>
          </w:rPrChange>
        </w:rPr>
        <w:t xml:space="preserve"> </w:t>
      </w:r>
      <w:proofErr w:type="spellStart"/>
      <w:r w:rsidRPr="005702CF">
        <w:rPr>
          <w:rStyle w:val="VerbatimChar"/>
          <w:lang w:val="fr-CH"/>
          <w:rPrChange w:id="327" w:author="Andy O'DWYER" w:date="2025-02-04T15:45:00Z">
            <w:rPr>
              <w:rStyle w:val="VerbatimChar"/>
            </w:rPr>
          </w:rPrChange>
        </w:rPr>
        <w:t>dello</w:t>
      </w:r>
      <w:proofErr w:type="spellEnd"/>
      <w:r w:rsidRPr="005702CF">
        <w:rPr>
          <w:rStyle w:val="VerbatimChar"/>
          <w:lang w:val="fr-CH"/>
          <w:rPrChange w:id="328" w:author="Andy O'DWYER" w:date="2025-02-04T15:45:00Z">
            <w:rPr>
              <w:rStyle w:val="VerbatimChar"/>
            </w:rPr>
          </w:rPrChange>
        </w:rPr>
        <w:t xml:space="preserve"> Studio et </w:t>
      </w:r>
      <w:proofErr w:type="spellStart"/>
      <w:r w:rsidRPr="005702CF">
        <w:rPr>
          <w:rStyle w:val="VerbatimChar"/>
          <w:lang w:val="fr-CH"/>
          <w:rPrChange w:id="329" w:author="Andy O'DWYER" w:date="2025-02-04T15:45:00Z">
            <w:rPr>
              <w:rStyle w:val="VerbatimChar"/>
            </w:rPr>
          </w:rPrChange>
        </w:rPr>
        <w:t>Achademici</w:t>
      </w:r>
      <w:proofErr w:type="spellEnd"/>
      <w:r w:rsidRPr="005702CF">
        <w:rPr>
          <w:rStyle w:val="VerbatimChar"/>
          <w:lang w:val="fr-CH"/>
          <w:rPrChange w:id="330" w:author="Andy O'DWYER" w:date="2025-02-04T15:45:00Z">
            <w:rPr>
              <w:rStyle w:val="VerbatimChar"/>
            </w:rPr>
          </w:rPrChange>
        </w:rPr>
        <w:t xml:space="preserve"> non </w:t>
      </w:r>
      <w:proofErr w:type="spellStart"/>
      <w:r w:rsidRPr="005702CF">
        <w:rPr>
          <w:rStyle w:val="VerbatimChar"/>
          <w:lang w:val="fr-CH"/>
          <w:rPrChange w:id="331" w:author="Andy O'DWYER" w:date="2025-02-04T15:45:00Z">
            <w:rPr>
              <w:rStyle w:val="VerbatimChar"/>
            </w:rPr>
          </w:rPrChange>
        </w:rPr>
        <w:t>habbino</w:t>
      </w:r>
      <w:proofErr w:type="spellEnd"/>
      <w:r w:rsidRPr="005702CF">
        <w:rPr>
          <w:rStyle w:val="VerbatimChar"/>
          <w:lang w:val="fr-CH"/>
          <w:rPrChange w:id="332" w:author="Andy O'DWYER" w:date="2025-02-04T15:45:00Z">
            <w:rPr>
              <w:rStyle w:val="VerbatimChar"/>
            </w:rPr>
          </w:rPrChange>
        </w:rPr>
        <w:t xml:space="preserve"> </w:t>
      </w:r>
      <w:proofErr w:type="spellStart"/>
      <w:r w:rsidRPr="005702CF">
        <w:rPr>
          <w:rStyle w:val="VerbatimChar"/>
          <w:lang w:val="fr-CH"/>
          <w:rPrChange w:id="333" w:author="Andy O'DWYER" w:date="2025-02-04T15:45:00Z">
            <w:rPr>
              <w:rStyle w:val="VerbatimChar"/>
            </w:rPr>
          </w:rPrChange>
        </w:rPr>
        <w:t>scritto</w:t>
      </w:r>
      <w:proofErr w:type="spellEnd"/>
      <w:r w:rsidRPr="005702CF">
        <w:rPr>
          <w:rStyle w:val="VerbatimChar"/>
          <w:lang w:val="fr-CH"/>
          <w:rPrChange w:id="334" w:author="Andy O'DWYER" w:date="2025-02-04T15:45:00Z">
            <w:rPr>
              <w:rStyle w:val="VerbatimChar"/>
            </w:rPr>
          </w:rPrChange>
        </w:rPr>
        <w:t xml:space="preserve"> contra al </w:t>
      </w:r>
      <w:proofErr w:type="spellStart"/>
      <w:r w:rsidRPr="005702CF">
        <w:rPr>
          <w:rStyle w:val="VerbatimChar"/>
          <w:lang w:val="fr-CH"/>
          <w:rPrChange w:id="335" w:author="Andy O'DWYER" w:date="2025-02-04T15:45:00Z">
            <w:rPr>
              <w:rStyle w:val="VerbatimChar"/>
            </w:rPr>
          </w:rPrChange>
        </w:rPr>
        <w:t>Sigti</w:t>
      </w:r>
      <w:proofErr w:type="spellEnd"/>
      <w:r w:rsidRPr="005702CF">
        <w:rPr>
          <w:rStyle w:val="VerbatimChar"/>
          <w:lang w:val="fr-CH"/>
          <w:rPrChange w:id="336" w:author="Andy O'DWYER" w:date="2025-02-04T15:45:00Z">
            <w:rPr>
              <w:rStyle w:val="VerbatimChar"/>
            </w:rPr>
          </w:rPrChange>
        </w:rPr>
        <w:t xml:space="preserve"> </w:t>
      </w:r>
      <w:proofErr w:type="spellStart"/>
      <w:r w:rsidRPr="005702CF">
        <w:rPr>
          <w:rStyle w:val="VerbatimChar"/>
          <w:lang w:val="fr-CH"/>
          <w:rPrChange w:id="337" w:author="Andy O'DWYER" w:date="2025-02-04T15:45:00Z">
            <w:rPr>
              <w:rStyle w:val="VerbatimChar"/>
            </w:rPr>
          </w:rPrChange>
        </w:rPr>
        <w:t>Gallileo</w:t>
      </w:r>
      <w:proofErr w:type="spellEnd"/>
      <w:r w:rsidRPr="005702CF">
        <w:rPr>
          <w:rStyle w:val="VerbatimChar"/>
          <w:lang w:val="fr-CH"/>
          <w:rPrChange w:id="338" w:author="Andy O'DWYER" w:date="2025-02-04T15:45:00Z">
            <w:rPr>
              <w:rStyle w:val="VerbatimChar"/>
            </w:rPr>
          </w:rPrChange>
        </w:rPr>
        <w:t xml:space="preserve">, </w:t>
      </w:r>
      <w:proofErr w:type="spellStart"/>
      <w:r w:rsidRPr="005702CF">
        <w:rPr>
          <w:rStyle w:val="VerbatimChar"/>
          <w:lang w:val="fr-CH"/>
          <w:rPrChange w:id="339" w:author="Andy O'DWYER" w:date="2025-02-04T15:45:00Z">
            <w:rPr>
              <w:rStyle w:val="VerbatimChar"/>
            </w:rPr>
          </w:rPrChange>
        </w:rPr>
        <w:t>io</w:t>
      </w:r>
      <w:proofErr w:type="spellEnd"/>
      <w:r w:rsidRPr="005702CF">
        <w:rPr>
          <w:rStyle w:val="VerbatimChar"/>
          <w:lang w:val="fr-CH"/>
          <w:rPrChange w:id="340" w:author="Andy O'DWYER" w:date="2025-02-04T15:45:00Z">
            <w:rPr>
              <w:rStyle w:val="VerbatimChar"/>
            </w:rPr>
          </w:rPrChange>
        </w:rPr>
        <w:t xml:space="preserve"> lo credo, et lo </w:t>
      </w:r>
      <w:proofErr w:type="spellStart"/>
      <w:r w:rsidRPr="005702CF">
        <w:rPr>
          <w:rStyle w:val="VerbatimChar"/>
          <w:lang w:val="fr-CH"/>
          <w:rPrChange w:id="341" w:author="Andy O'DWYER" w:date="2025-02-04T15:45:00Z">
            <w:rPr>
              <w:rStyle w:val="VerbatimChar"/>
            </w:rPr>
          </w:rPrChange>
        </w:rPr>
        <w:t>farò</w:t>
      </w:r>
      <w:proofErr w:type="spellEnd"/>
      <w:r w:rsidRPr="005702CF">
        <w:rPr>
          <w:rStyle w:val="VerbatimChar"/>
          <w:lang w:val="fr-CH"/>
          <w:rPrChange w:id="342" w:author="Andy O'DWYER" w:date="2025-02-04T15:45:00Z">
            <w:rPr>
              <w:rStyle w:val="VerbatimChar"/>
            </w:rPr>
          </w:rPrChange>
        </w:rPr>
        <w:t xml:space="preserve"> </w:t>
      </w:r>
      <w:proofErr w:type="spellStart"/>
      <w:r w:rsidRPr="005702CF">
        <w:rPr>
          <w:rStyle w:val="VerbatimChar"/>
          <w:lang w:val="fr-CH"/>
          <w:rPrChange w:id="343" w:author="Andy O'DWYER" w:date="2025-02-04T15:45:00Z">
            <w:rPr>
              <w:rStyle w:val="VerbatimChar"/>
            </w:rPr>
          </w:rPrChange>
        </w:rPr>
        <w:t>sapere</w:t>
      </w:r>
      <w:proofErr w:type="spellEnd"/>
      <w:r w:rsidRPr="005702CF">
        <w:rPr>
          <w:rStyle w:val="VerbatimChar"/>
          <w:lang w:val="fr-CH"/>
          <w:rPrChange w:id="344" w:author="Andy O'DWYER" w:date="2025-02-04T15:45:00Z">
            <w:rPr>
              <w:rStyle w:val="VerbatimChar"/>
            </w:rPr>
          </w:rPrChange>
        </w:rPr>
        <w:t xml:space="preserve"> al </w:t>
      </w:r>
      <w:proofErr w:type="spellStart"/>
      <w:r w:rsidRPr="005702CF">
        <w:rPr>
          <w:rStyle w:val="VerbatimChar"/>
          <w:lang w:val="fr-CH"/>
          <w:rPrChange w:id="345" w:author="Andy O'DWYER" w:date="2025-02-04T15:45:00Z">
            <w:rPr>
              <w:rStyle w:val="VerbatimChar"/>
            </w:rPr>
          </w:rPrChange>
        </w:rPr>
        <w:t>Sigti</w:t>
      </w:r>
      <w:proofErr w:type="spellEnd"/>
      <w:r w:rsidRPr="005702CF">
        <w:rPr>
          <w:rStyle w:val="VerbatimChar"/>
          <w:lang w:val="fr-CH"/>
          <w:rPrChange w:id="346" w:author="Andy O'DWYER" w:date="2025-02-04T15:45:00Z">
            <w:rPr>
              <w:rStyle w:val="VerbatimChar"/>
            </w:rPr>
          </w:rPrChange>
        </w:rPr>
        <w:t xml:space="preserve"> </w:t>
      </w:r>
      <w:proofErr w:type="spellStart"/>
      <w:r w:rsidRPr="005702CF">
        <w:rPr>
          <w:rStyle w:val="VerbatimChar"/>
          <w:lang w:val="fr-CH"/>
          <w:rPrChange w:id="347" w:author="Andy O'DWYER" w:date="2025-02-04T15:45:00Z">
            <w:rPr>
              <w:rStyle w:val="VerbatimChar"/>
            </w:rPr>
          </w:rPrChange>
        </w:rPr>
        <w:t>Gallileo</w:t>
      </w:r>
      <w:proofErr w:type="spellEnd"/>
      <w:r w:rsidRPr="005702CF">
        <w:rPr>
          <w:rStyle w:val="VerbatimChar"/>
          <w:lang w:val="fr-CH"/>
          <w:rPrChange w:id="348" w:author="Andy O'DWYER" w:date="2025-02-04T15:45:00Z">
            <w:rPr>
              <w:rStyle w:val="VerbatimChar"/>
            </w:rPr>
          </w:rPrChange>
        </w:rPr>
        <w:t xml:space="preserve">; </w:t>
      </w:r>
      <w:proofErr w:type="spellStart"/>
      <w:r w:rsidRPr="005702CF">
        <w:rPr>
          <w:rStyle w:val="VerbatimChar"/>
          <w:lang w:val="fr-CH"/>
          <w:rPrChange w:id="349" w:author="Andy O'DWYER" w:date="2025-02-04T15:45:00Z">
            <w:rPr>
              <w:rStyle w:val="VerbatimChar"/>
            </w:rPr>
          </w:rPrChange>
        </w:rPr>
        <w:t>anzi</w:t>
      </w:r>
      <w:proofErr w:type="spellEnd"/>
      <w:r w:rsidRPr="005702CF">
        <w:rPr>
          <w:rStyle w:val="VerbatimChar"/>
          <w:lang w:val="fr-CH"/>
          <w:rPrChange w:id="350" w:author="Andy O'DWYER" w:date="2025-02-04T15:45:00Z">
            <w:rPr>
              <w:rStyle w:val="VerbatimChar"/>
            </w:rPr>
          </w:rPrChange>
        </w:rPr>
        <w:t xml:space="preserve"> </w:t>
      </w:r>
      <w:proofErr w:type="spellStart"/>
      <w:r w:rsidRPr="005702CF">
        <w:rPr>
          <w:rStyle w:val="VerbatimChar"/>
          <w:lang w:val="fr-CH"/>
          <w:rPrChange w:id="351" w:author="Andy O'DWYER" w:date="2025-02-04T15:45:00Z">
            <w:rPr>
              <w:rStyle w:val="VerbatimChar"/>
            </w:rPr>
          </w:rPrChange>
        </w:rPr>
        <w:t>gli</w:t>
      </w:r>
      <w:proofErr w:type="spellEnd"/>
      <w:r w:rsidRPr="005702CF">
        <w:rPr>
          <w:rStyle w:val="VerbatimChar"/>
          <w:lang w:val="fr-CH"/>
          <w:rPrChange w:id="352" w:author="Andy O'DWYER" w:date="2025-02-04T15:45:00Z">
            <w:rPr>
              <w:rStyle w:val="VerbatimChar"/>
            </w:rPr>
          </w:rPrChange>
        </w:rPr>
        <w:t xml:space="preserve"> </w:t>
      </w:r>
      <w:proofErr w:type="spellStart"/>
      <w:r w:rsidRPr="005702CF">
        <w:rPr>
          <w:rStyle w:val="VerbatimChar"/>
          <w:lang w:val="fr-CH"/>
          <w:rPrChange w:id="353" w:author="Andy O'DWYER" w:date="2025-02-04T15:45:00Z">
            <w:rPr>
              <w:rStyle w:val="VerbatimChar"/>
            </w:rPr>
          </w:rPrChange>
        </w:rPr>
        <w:t>mandato</w:t>
      </w:r>
      <w:proofErr w:type="spellEnd"/>
      <w:r w:rsidRPr="005702CF">
        <w:rPr>
          <w:rStyle w:val="VerbatimChar"/>
          <w:lang w:val="fr-CH"/>
          <w:rPrChange w:id="354" w:author="Andy O'DWYER" w:date="2025-02-04T15:45:00Z">
            <w:rPr>
              <w:rStyle w:val="VerbatimChar"/>
            </w:rPr>
          </w:rPrChange>
        </w:rPr>
        <w:t xml:space="preserve"> la </w:t>
      </w:r>
      <w:proofErr w:type="spellStart"/>
      <w:r w:rsidRPr="005702CF">
        <w:rPr>
          <w:rStyle w:val="VerbatimChar"/>
          <w:lang w:val="fr-CH"/>
          <w:rPrChange w:id="355" w:author="Andy O'DWYER" w:date="2025-02-04T15:45:00Z">
            <w:rPr>
              <w:rStyle w:val="VerbatimChar"/>
            </w:rPr>
          </w:rPrChange>
        </w:rPr>
        <w:t>lettera</w:t>
      </w:r>
      <w:proofErr w:type="spellEnd"/>
      <w:r w:rsidRPr="005702CF">
        <w:rPr>
          <w:rStyle w:val="VerbatimChar"/>
          <w:lang w:val="fr-CH"/>
          <w:rPrChange w:id="356" w:author="Andy O'DWYER" w:date="2025-02-04T15:45:00Z">
            <w:rPr>
              <w:rStyle w:val="VerbatimChar"/>
            </w:rPr>
          </w:rPrChange>
        </w:rPr>
        <w:t xml:space="preserve"> di V. S. In tanto </w:t>
      </w:r>
      <w:r w:rsidRPr="005702CF">
        <w:rPr>
          <w:rStyle w:val="VerbatimChar"/>
          <w:lang w:val="fr-CH"/>
          <w:rPrChange w:id="357" w:author="Andy O'DWYER" w:date="2025-02-04T15:45:00Z">
            <w:rPr>
              <w:rStyle w:val="VerbatimChar"/>
            </w:rPr>
          </w:rPrChange>
        </w:rPr>
        <w:lastRenderedPageBreak/>
        <w:t xml:space="preserve">V. S. </w:t>
      </w:r>
      <w:proofErr w:type="spellStart"/>
      <w:r w:rsidRPr="005702CF">
        <w:rPr>
          <w:rStyle w:val="VerbatimChar"/>
          <w:lang w:val="fr-CH"/>
          <w:rPrChange w:id="358" w:author="Andy O'DWYER" w:date="2025-02-04T15:45:00Z">
            <w:rPr>
              <w:rStyle w:val="VerbatimChar"/>
            </w:rPr>
          </w:rPrChange>
        </w:rPr>
        <w:t>gli</w:t>
      </w:r>
      <w:proofErr w:type="spellEnd"/>
      <w:r w:rsidRPr="005702CF">
        <w:rPr>
          <w:rStyle w:val="VerbatimChar"/>
          <w:lang w:val="fr-CH"/>
          <w:rPrChange w:id="359" w:author="Andy O'DWYER" w:date="2025-02-04T15:45:00Z">
            <w:rPr>
              <w:rStyle w:val="VerbatimChar"/>
            </w:rPr>
          </w:rPrChange>
        </w:rPr>
        <w:t xml:space="preserve"> </w:t>
      </w:r>
      <w:proofErr w:type="spellStart"/>
      <w:r w:rsidRPr="005702CF">
        <w:rPr>
          <w:rStyle w:val="VerbatimChar"/>
          <w:lang w:val="fr-CH"/>
          <w:rPrChange w:id="360" w:author="Andy O'DWYER" w:date="2025-02-04T15:45:00Z">
            <w:rPr>
              <w:rStyle w:val="VerbatimChar"/>
            </w:rPr>
          </w:rPrChange>
        </w:rPr>
        <w:t>assicuri</w:t>
      </w:r>
      <w:proofErr w:type="spellEnd"/>
      <w:r w:rsidRPr="005702CF">
        <w:rPr>
          <w:rStyle w:val="VerbatimChar"/>
          <w:lang w:val="fr-CH"/>
          <w:rPrChange w:id="361" w:author="Andy O'DWYER" w:date="2025-02-04T15:45:00Z">
            <w:rPr>
              <w:rStyle w:val="VerbatimChar"/>
            </w:rPr>
          </w:rPrChange>
        </w:rPr>
        <w:t xml:space="preserve"> </w:t>
      </w:r>
      <w:proofErr w:type="spellStart"/>
      <w:r w:rsidRPr="005702CF">
        <w:rPr>
          <w:rStyle w:val="VerbatimChar"/>
          <w:lang w:val="fr-CH"/>
          <w:rPrChange w:id="362" w:author="Andy O'DWYER" w:date="2025-02-04T15:45:00Z">
            <w:rPr>
              <w:rStyle w:val="VerbatimChar"/>
            </w:rPr>
          </w:rPrChange>
        </w:rPr>
        <w:t>che</w:t>
      </w:r>
      <w:proofErr w:type="spellEnd"/>
      <w:r w:rsidRPr="005702CF">
        <w:rPr>
          <w:rStyle w:val="VerbatimChar"/>
          <w:lang w:val="fr-CH"/>
          <w:rPrChange w:id="363" w:author="Andy O'DWYER" w:date="2025-02-04T15:45:00Z">
            <w:rPr>
              <w:rStyle w:val="VerbatimChar"/>
            </w:rPr>
          </w:rPrChange>
        </w:rPr>
        <w:t xml:space="preserve"> il </w:t>
      </w:r>
      <w:proofErr w:type="spellStart"/>
      <w:r w:rsidRPr="005702CF">
        <w:rPr>
          <w:rStyle w:val="VerbatimChar"/>
          <w:lang w:val="fr-CH"/>
          <w:rPrChange w:id="364" w:author="Andy O'DWYER" w:date="2025-02-04T15:45:00Z">
            <w:rPr>
              <w:rStyle w:val="VerbatimChar"/>
            </w:rPr>
          </w:rPrChange>
        </w:rPr>
        <w:t>Sigti</w:t>
      </w:r>
      <w:proofErr w:type="spellEnd"/>
      <w:r w:rsidRPr="005702CF">
        <w:rPr>
          <w:rStyle w:val="VerbatimChar"/>
          <w:lang w:val="fr-CH"/>
          <w:rPrChange w:id="365" w:author="Andy O'DWYER" w:date="2025-02-04T15:45:00Z">
            <w:rPr>
              <w:rStyle w:val="VerbatimChar"/>
            </w:rPr>
          </w:rPrChange>
        </w:rPr>
        <w:t xml:space="preserve"> </w:t>
      </w:r>
      <w:proofErr w:type="spellStart"/>
      <w:r w:rsidRPr="005702CF">
        <w:rPr>
          <w:rStyle w:val="VerbatimChar"/>
          <w:lang w:val="fr-CH"/>
          <w:rPrChange w:id="366" w:author="Andy O'DWYER" w:date="2025-02-04T15:45:00Z">
            <w:rPr>
              <w:rStyle w:val="VerbatimChar"/>
            </w:rPr>
          </w:rPrChange>
        </w:rPr>
        <w:t>Gallileo</w:t>
      </w:r>
      <w:proofErr w:type="spellEnd"/>
      <w:r w:rsidRPr="005702CF">
        <w:rPr>
          <w:rStyle w:val="VerbatimChar"/>
          <w:lang w:val="fr-CH"/>
          <w:rPrChange w:id="367" w:author="Andy O'DWYER" w:date="2025-02-04T15:45:00Z">
            <w:rPr>
              <w:rStyle w:val="VerbatimChar"/>
            </w:rPr>
          </w:rPrChange>
        </w:rPr>
        <w:t xml:space="preserve">, </w:t>
      </w:r>
      <w:proofErr w:type="spellStart"/>
      <w:r w:rsidRPr="005702CF">
        <w:rPr>
          <w:rStyle w:val="VerbatimChar"/>
          <w:lang w:val="fr-CH"/>
          <w:rPrChange w:id="368" w:author="Andy O'DWYER" w:date="2025-02-04T15:45:00Z">
            <w:rPr>
              <w:rStyle w:val="VerbatimChar"/>
            </w:rPr>
          </w:rPrChange>
        </w:rPr>
        <w:t>oltre</w:t>
      </w:r>
      <w:proofErr w:type="spellEnd"/>
      <w:r w:rsidRPr="005702CF">
        <w:rPr>
          <w:rStyle w:val="VerbatimChar"/>
          <w:lang w:val="fr-CH"/>
          <w:rPrChange w:id="369" w:author="Andy O'DWYER" w:date="2025-02-04T15:45:00Z">
            <w:rPr>
              <w:rStyle w:val="VerbatimChar"/>
            </w:rPr>
          </w:rPrChange>
        </w:rPr>
        <w:t xml:space="preserve"> alla </w:t>
      </w:r>
      <w:proofErr w:type="spellStart"/>
      <w:r w:rsidRPr="005702CF">
        <w:rPr>
          <w:rStyle w:val="VerbatimChar"/>
          <w:lang w:val="fr-CH"/>
          <w:rPrChange w:id="370" w:author="Andy O'DWYER" w:date="2025-02-04T15:45:00Z">
            <w:rPr>
              <w:rStyle w:val="VerbatimChar"/>
            </w:rPr>
          </w:rPrChange>
        </w:rPr>
        <w:t>sublimità</w:t>
      </w:r>
      <w:proofErr w:type="spellEnd"/>
      <w:r w:rsidRPr="005702CF">
        <w:rPr>
          <w:rStyle w:val="VerbatimChar"/>
          <w:lang w:val="fr-CH"/>
          <w:rPrChange w:id="371" w:author="Andy O'DWYER" w:date="2025-02-04T15:45:00Z">
            <w:rPr>
              <w:rStyle w:val="VerbatimChar"/>
            </w:rPr>
          </w:rPrChange>
        </w:rPr>
        <w:t xml:space="preserve"> </w:t>
      </w:r>
      <w:proofErr w:type="spellStart"/>
      <w:r w:rsidRPr="005702CF">
        <w:rPr>
          <w:rStyle w:val="VerbatimChar"/>
          <w:lang w:val="fr-CH"/>
          <w:rPrChange w:id="372" w:author="Andy O'DWYER" w:date="2025-02-04T15:45:00Z">
            <w:rPr>
              <w:rStyle w:val="VerbatimChar"/>
            </w:rPr>
          </w:rPrChange>
        </w:rPr>
        <w:t>dello</w:t>
      </w:r>
      <w:proofErr w:type="spellEnd"/>
      <w:r w:rsidRPr="005702CF">
        <w:rPr>
          <w:rStyle w:val="VerbatimChar"/>
          <w:lang w:val="fr-CH"/>
          <w:rPrChange w:id="373" w:author="Andy O'DWYER" w:date="2025-02-04T15:45:00Z">
            <w:rPr>
              <w:rStyle w:val="VerbatimChar"/>
            </w:rPr>
          </w:rPrChange>
        </w:rPr>
        <w:t xml:space="preserve"> </w:t>
      </w:r>
      <w:proofErr w:type="spellStart"/>
      <w:r w:rsidRPr="005702CF">
        <w:rPr>
          <w:rStyle w:val="VerbatimChar"/>
          <w:lang w:val="fr-CH"/>
          <w:rPrChange w:id="374" w:author="Andy O'DWYER" w:date="2025-02-04T15:45:00Z">
            <w:rPr>
              <w:rStyle w:val="VerbatimChar"/>
            </w:rPr>
          </w:rPrChange>
        </w:rPr>
        <w:t>ingegno</w:t>
      </w:r>
      <w:proofErr w:type="spellEnd"/>
      <w:r w:rsidRPr="005702CF">
        <w:rPr>
          <w:rStyle w:val="VerbatimChar"/>
          <w:lang w:val="fr-CH"/>
          <w:rPrChange w:id="375" w:author="Andy O'DWYER" w:date="2025-02-04T15:45:00Z">
            <w:rPr>
              <w:rStyle w:val="VerbatimChar"/>
            </w:rPr>
          </w:rPrChange>
        </w:rPr>
        <w:t xml:space="preserve"> </w:t>
      </w:r>
      <w:proofErr w:type="spellStart"/>
      <w:r w:rsidRPr="005702CF">
        <w:rPr>
          <w:rStyle w:val="VerbatimChar"/>
          <w:lang w:val="fr-CH"/>
          <w:rPrChange w:id="376" w:author="Andy O'DWYER" w:date="2025-02-04T15:45:00Z">
            <w:rPr>
              <w:rStyle w:val="VerbatimChar"/>
            </w:rPr>
          </w:rPrChange>
        </w:rPr>
        <w:t>mirabile</w:t>
      </w:r>
      <w:proofErr w:type="spellEnd"/>
      <w:r w:rsidRPr="005702CF">
        <w:rPr>
          <w:rStyle w:val="VerbatimChar"/>
          <w:lang w:val="fr-CH"/>
          <w:rPrChange w:id="377" w:author="Andy O'DWYER" w:date="2025-02-04T15:45:00Z">
            <w:rPr>
              <w:rStyle w:val="VerbatimChar"/>
            </w:rPr>
          </w:rPrChange>
        </w:rPr>
        <w:t xml:space="preserve"> </w:t>
      </w:r>
      <w:proofErr w:type="spellStart"/>
      <w:r w:rsidRPr="005702CF">
        <w:rPr>
          <w:rStyle w:val="VerbatimChar"/>
          <w:lang w:val="fr-CH"/>
          <w:rPrChange w:id="378" w:author="Andy O'DWYER" w:date="2025-02-04T15:45:00Z">
            <w:rPr>
              <w:rStyle w:val="VerbatimChar"/>
            </w:rPr>
          </w:rPrChange>
        </w:rPr>
        <w:t>che</w:t>
      </w:r>
      <w:proofErr w:type="spellEnd"/>
      <w:r w:rsidRPr="005702CF">
        <w:rPr>
          <w:rStyle w:val="VerbatimChar"/>
          <w:lang w:val="fr-CH"/>
          <w:rPrChange w:id="379" w:author="Andy O'DWYER" w:date="2025-02-04T15:45:00Z">
            <w:rPr>
              <w:rStyle w:val="VerbatimChar"/>
            </w:rPr>
          </w:rPrChange>
        </w:rPr>
        <w:t xml:space="preserve"> ha, è di </w:t>
      </w:r>
      <w:proofErr w:type="spellStart"/>
      <w:r w:rsidRPr="005702CF">
        <w:rPr>
          <w:rStyle w:val="VerbatimChar"/>
          <w:lang w:val="fr-CH"/>
          <w:rPrChange w:id="380" w:author="Andy O'DWYER" w:date="2025-02-04T15:45:00Z">
            <w:rPr>
              <w:rStyle w:val="VerbatimChar"/>
            </w:rPr>
          </w:rPrChange>
        </w:rPr>
        <w:t>tanta</w:t>
      </w:r>
      <w:proofErr w:type="spellEnd"/>
      <w:r w:rsidRPr="005702CF">
        <w:rPr>
          <w:rStyle w:val="VerbatimChar"/>
          <w:lang w:val="fr-CH"/>
          <w:rPrChange w:id="381" w:author="Andy O'DWYER" w:date="2025-02-04T15:45:00Z">
            <w:rPr>
              <w:rStyle w:val="VerbatimChar"/>
            </w:rPr>
          </w:rPrChange>
        </w:rPr>
        <w:t xml:space="preserve"> </w:t>
      </w:r>
      <w:proofErr w:type="spellStart"/>
      <w:r w:rsidRPr="005702CF">
        <w:rPr>
          <w:rStyle w:val="VerbatimChar"/>
          <w:lang w:val="fr-CH"/>
          <w:rPrChange w:id="382" w:author="Andy O'DWYER" w:date="2025-02-04T15:45:00Z">
            <w:rPr>
              <w:rStyle w:val="VerbatimChar"/>
            </w:rPr>
          </w:rPrChange>
        </w:rPr>
        <w:t>buona</w:t>
      </w:r>
      <w:proofErr w:type="spellEnd"/>
      <w:r w:rsidRPr="005702CF">
        <w:rPr>
          <w:rStyle w:val="VerbatimChar"/>
          <w:lang w:val="fr-CH"/>
          <w:rPrChange w:id="383" w:author="Andy O'DWYER" w:date="2025-02-04T15:45:00Z">
            <w:rPr>
              <w:rStyle w:val="VerbatimChar"/>
            </w:rPr>
          </w:rPrChange>
        </w:rPr>
        <w:t xml:space="preserve"> </w:t>
      </w:r>
      <w:proofErr w:type="spellStart"/>
      <w:r w:rsidRPr="005702CF">
        <w:rPr>
          <w:rStyle w:val="VerbatimChar"/>
          <w:lang w:val="fr-CH"/>
          <w:rPrChange w:id="384" w:author="Andy O'DWYER" w:date="2025-02-04T15:45:00Z">
            <w:rPr>
              <w:rStyle w:val="VerbatimChar"/>
            </w:rPr>
          </w:rPrChange>
        </w:rPr>
        <w:t>conditione</w:t>
      </w:r>
      <w:proofErr w:type="spellEnd"/>
      <w:r w:rsidRPr="005702CF">
        <w:rPr>
          <w:rStyle w:val="VerbatimChar"/>
          <w:lang w:val="fr-CH"/>
          <w:rPrChange w:id="385" w:author="Andy O'DWYER" w:date="2025-02-04T15:45:00Z">
            <w:rPr>
              <w:rStyle w:val="VerbatimChar"/>
            </w:rPr>
          </w:rPrChange>
        </w:rPr>
        <w:t xml:space="preserve">, </w:t>
      </w:r>
      <w:proofErr w:type="spellStart"/>
      <w:r w:rsidRPr="005702CF">
        <w:rPr>
          <w:rStyle w:val="VerbatimChar"/>
          <w:lang w:val="fr-CH"/>
          <w:rPrChange w:id="386" w:author="Andy O'DWYER" w:date="2025-02-04T15:45:00Z">
            <w:rPr>
              <w:rStyle w:val="VerbatimChar"/>
            </w:rPr>
          </w:rPrChange>
        </w:rPr>
        <w:t>che</w:t>
      </w:r>
      <w:proofErr w:type="spellEnd"/>
      <w:r w:rsidRPr="005702CF">
        <w:rPr>
          <w:rStyle w:val="VerbatimChar"/>
          <w:lang w:val="fr-CH"/>
          <w:rPrChange w:id="387" w:author="Andy O'DWYER" w:date="2025-02-04T15:45:00Z">
            <w:rPr>
              <w:rStyle w:val="VerbatimChar"/>
            </w:rPr>
          </w:rPrChange>
        </w:rPr>
        <w:t xml:space="preserve"> </w:t>
      </w:r>
      <w:proofErr w:type="spellStart"/>
      <w:r w:rsidRPr="005702CF">
        <w:rPr>
          <w:rStyle w:val="VerbatimChar"/>
          <w:lang w:val="fr-CH"/>
          <w:rPrChange w:id="388" w:author="Andy O'DWYER" w:date="2025-02-04T15:45:00Z">
            <w:rPr>
              <w:rStyle w:val="VerbatimChar"/>
            </w:rPr>
          </w:rPrChange>
        </w:rPr>
        <w:t>quando</w:t>
      </w:r>
      <w:proofErr w:type="spellEnd"/>
      <w:r w:rsidRPr="005702CF">
        <w:rPr>
          <w:rStyle w:val="VerbatimChar"/>
          <w:lang w:val="fr-CH"/>
          <w:rPrChange w:id="389" w:author="Andy O'DWYER" w:date="2025-02-04T15:45:00Z">
            <w:rPr>
              <w:rStyle w:val="VerbatimChar"/>
            </w:rPr>
          </w:rPrChange>
        </w:rPr>
        <w:t xml:space="preserve"> </w:t>
      </w:r>
      <w:proofErr w:type="spellStart"/>
      <w:r w:rsidRPr="005702CF">
        <w:rPr>
          <w:rStyle w:val="VerbatimChar"/>
          <w:lang w:val="fr-CH"/>
          <w:rPrChange w:id="390" w:author="Andy O'DWYER" w:date="2025-02-04T15:45:00Z">
            <w:rPr>
              <w:rStyle w:val="VerbatimChar"/>
            </w:rPr>
          </w:rPrChange>
        </w:rPr>
        <w:t>ancora</w:t>
      </w:r>
      <w:proofErr w:type="spellEnd"/>
      <w:r w:rsidRPr="005702CF">
        <w:rPr>
          <w:rStyle w:val="VerbatimChar"/>
          <w:lang w:val="fr-CH"/>
          <w:rPrChange w:id="391" w:author="Andy O'DWYER" w:date="2025-02-04T15:45:00Z">
            <w:rPr>
              <w:rStyle w:val="VerbatimChar"/>
            </w:rPr>
          </w:rPrChange>
        </w:rPr>
        <w:t xml:space="preserve"> </w:t>
      </w:r>
      <w:proofErr w:type="spellStart"/>
      <w:r w:rsidRPr="005702CF">
        <w:rPr>
          <w:rStyle w:val="VerbatimChar"/>
          <w:lang w:val="fr-CH"/>
          <w:rPrChange w:id="392" w:author="Andy O'DWYER" w:date="2025-02-04T15:45:00Z">
            <w:rPr>
              <w:rStyle w:val="VerbatimChar"/>
            </w:rPr>
          </w:rPrChange>
        </w:rPr>
        <w:t>eglino</w:t>
      </w:r>
      <w:proofErr w:type="spellEnd"/>
      <w:r w:rsidRPr="005702CF">
        <w:rPr>
          <w:rStyle w:val="VerbatimChar"/>
          <w:lang w:val="fr-CH"/>
          <w:rPrChange w:id="393" w:author="Andy O'DWYER" w:date="2025-02-04T15:45:00Z">
            <w:rPr>
              <w:rStyle w:val="VerbatimChar"/>
            </w:rPr>
          </w:rPrChange>
        </w:rPr>
        <w:t xml:space="preserve"> </w:t>
      </w:r>
      <w:proofErr w:type="spellStart"/>
      <w:r w:rsidRPr="005702CF">
        <w:rPr>
          <w:rStyle w:val="VerbatimChar"/>
          <w:lang w:val="fr-CH"/>
          <w:rPrChange w:id="394" w:author="Andy O'DWYER" w:date="2025-02-04T15:45:00Z">
            <w:rPr>
              <w:rStyle w:val="VerbatimChar"/>
            </w:rPr>
          </w:rPrChange>
        </w:rPr>
        <w:t>gli</w:t>
      </w:r>
      <w:proofErr w:type="spellEnd"/>
      <w:r w:rsidRPr="005702CF">
        <w:rPr>
          <w:rStyle w:val="VerbatimChar"/>
          <w:lang w:val="fr-CH"/>
          <w:rPrChange w:id="395" w:author="Andy O'DWYER" w:date="2025-02-04T15:45:00Z">
            <w:rPr>
              <w:rStyle w:val="VerbatimChar"/>
            </w:rPr>
          </w:rPrChange>
        </w:rPr>
        <w:t xml:space="preserve"> </w:t>
      </w:r>
      <w:proofErr w:type="spellStart"/>
      <w:r w:rsidRPr="005702CF">
        <w:rPr>
          <w:rStyle w:val="VerbatimChar"/>
          <w:lang w:val="fr-CH"/>
          <w:rPrChange w:id="396" w:author="Andy O'DWYER" w:date="2025-02-04T15:45:00Z">
            <w:rPr>
              <w:rStyle w:val="VerbatimChar"/>
            </w:rPr>
          </w:rPrChange>
        </w:rPr>
        <w:t>havessero</w:t>
      </w:r>
      <w:proofErr w:type="spellEnd"/>
      <w:r w:rsidRPr="005702CF">
        <w:rPr>
          <w:rStyle w:val="VerbatimChar"/>
          <w:lang w:val="fr-CH"/>
          <w:rPrChange w:id="397" w:author="Andy O'DWYER" w:date="2025-02-04T15:45:00Z">
            <w:rPr>
              <w:rStyle w:val="VerbatimChar"/>
            </w:rPr>
          </w:rPrChange>
        </w:rPr>
        <w:t xml:space="preserve"> </w:t>
      </w:r>
      <w:proofErr w:type="spellStart"/>
      <w:r w:rsidRPr="005702CF">
        <w:rPr>
          <w:rStyle w:val="VerbatimChar"/>
          <w:lang w:val="fr-CH"/>
          <w:rPrChange w:id="398" w:author="Andy O'DWYER" w:date="2025-02-04T15:45:00Z">
            <w:rPr>
              <w:rStyle w:val="VerbatimChar"/>
            </w:rPr>
          </w:rPrChange>
        </w:rPr>
        <w:t>scritto</w:t>
      </w:r>
      <w:proofErr w:type="spellEnd"/>
      <w:r w:rsidRPr="005702CF">
        <w:rPr>
          <w:rStyle w:val="VerbatimChar"/>
          <w:lang w:val="fr-CH"/>
          <w:rPrChange w:id="399" w:author="Andy O'DWYER" w:date="2025-02-04T15:45:00Z">
            <w:rPr>
              <w:rStyle w:val="VerbatimChar"/>
            </w:rPr>
          </w:rPrChange>
        </w:rPr>
        <w:t xml:space="preserve"> contra, s’</w:t>
      </w:r>
      <w:proofErr w:type="spellStart"/>
      <w:r w:rsidRPr="005702CF">
        <w:rPr>
          <w:rStyle w:val="VerbatimChar"/>
          <w:lang w:val="fr-CH"/>
          <w:rPrChange w:id="400" w:author="Andy O'DWYER" w:date="2025-02-04T15:45:00Z">
            <w:rPr>
              <w:rStyle w:val="VerbatimChar"/>
            </w:rPr>
          </w:rPrChange>
        </w:rPr>
        <w:t>acquetarebbe</w:t>
      </w:r>
      <w:proofErr w:type="spellEnd"/>
      <w:r w:rsidRPr="005702CF">
        <w:rPr>
          <w:rStyle w:val="VerbatimChar"/>
          <w:lang w:val="fr-CH"/>
          <w:rPrChange w:id="401" w:author="Andy O'DWYER" w:date="2025-02-04T15:45:00Z">
            <w:rPr>
              <w:rStyle w:val="VerbatimChar"/>
            </w:rPr>
          </w:rPrChange>
        </w:rPr>
        <w:t xml:space="preserve"> ad </w:t>
      </w:r>
      <w:proofErr w:type="spellStart"/>
      <w:r w:rsidRPr="005702CF">
        <w:rPr>
          <w:rStyle w:val="VerbatimChar"/>
          <w:lang w:val="fr-CH"/>
          <w:rPrChange w:id="402" w:author="Andy O'DWYER" w:date="2025-02-04T15:45:00Z">
            <w:rPr>
              <w:rStyle w:val="VerbatimChar"/>
            </w:rPr>
          </w:rPrChange>
        </w:rPr>
        <w:t>una</w:t>
      </w:r>
      <w:proofErr w:type="spellEnd"/>
      <w:r w:rsidRPr="005702CF">
        <w:rPr>
          <w:rStyle w:val="VerbatimChar"/>
          <w:lang w:val="fr-CH"/>
          <w:rPrChange w:id="403" w:author="Andy O'DWYER" w:date="2025-02-04T15:45:00Z">
            <w:rPr>
              <w:rStyle w:val="VerbatimChar"/>
            </w:rPr>
          </w:rPrChange>
        </w:rPr>
        <w:t xml:space="preserve"> minima </w:t>
      </w:r>
      <w:proofErr w:type="spellStart"/>
      <w:r w:rsidRPr="005702CF">
        <w:rPr>
          <w:rStyle w:val="VerbatimChar"/>
          <w:lang w:val="fr-CH"/>
          <w:rPrChange w:id="404" w:author="Andy O'DWYER" w:date="2025-02-04T15:45:00Z">
            <w:rPr>
              <w:rStyle w:val="VerbatimChar"/>
            </w:rPr>
          </w:rPrChange>
        </w:rPr>
        <w:t>loro</w:t>
      </w:r>
      <w:proofErr w:type="spellEnd"/>
      <w:r w:rsidRPr="005702CF">
        <w:rPr>
          <w:rStyle w:val="VerbatimChar"/>
          <w:lang w:val="fr-CH"/>
          <w:rPrChange w:id="405" w:author="Andy O'DWYER" w:date="2025-02-04T15:45:00Z">
            <w:rPr>
              <w:rStyle w:val="VerbatimChar"/>
            </w:rPr>
          </w:rPrChange>
        </w:rPr>
        <w:t xml:space="preserve"> </w:t>
      </w:r>
      <w:proofErr w:type="spellStart"/>
      <w:r w:rsidRPr="005702CF">
        <w:rPr>
          <w:rStyle w:val="VerbatimChar"/>
          <w:lang w:val="fr-CH"/>
          <w:rPrChange w:id="406" w:author="Andy O'DWYER" w:date="2025-02-04T15:45:00Z">
            <w:rPr>
              <w:rStyle w:val="VerbatimChar"/>
            </w:rPr>
          </w:rPrChange>
        </w:rPr>
        <w:t>scusa</w:t>
      </w:r>
      <w:proofErr w:type="spellEnd"/>
      <w:r w:rsidRPr="005702CF">
        <w:rPr>
          <w:rStyle w:val="VerbatimChar"/>
          <w:lang w:val="fr-CH"/>
          <w:rPrChange w:id="407" w:author="Andy O'DWYER" w:date="2025-02-04T15:45:00Z">
            <w:rPr>
              <w:rStyle w:val="VerbatimChar"/>
            </w:rPr>
          </w:rPrChange>
        </w:rPr>
        <w:t xml:space="preserve">, </w:t>
      </w:r>
      <w:proofErr w:type="spellStart"/>
      <w:r w:rsidRPr="005702CF">
        <w:rPr>
          <w:rStyle w:val="VerbatimChar"/>
          <w:lang w:val="fr-CH"/>
          <w:rPrChange w:id="408" w:author="Andy O'DWYER" w:date="2025-02-04T15:45:00Z">
            <w:rPr>
              <w:rStyle w:val="VerbatimChar"/>
            </w:rPr>
          </w:rPrChange>
        </w:rPr>
        <w:t>essendo</w:t>
      </w:r>
      <w:proofErr w:type="spellEnd"/>
      <w:r w:rsidRPr="005702CF">
        <w:rPr>
          <w:rStyle w:val="VerbatimChar"/>
          <w:lang w:val="fr-CH"/>
          <w:rPrChange w:id="409" w:author="Andy O'DWYER" w:date="2025-02-04T15:45:00Z">
            <w:rPr>
              <w:rStyle w:val="VerbatimChar"/>
            </w:rPr>
          </w:rPrChange>
        </w:rPr>
        <w:t xml:space="preserve"> </w:t>
      </w:r>
      <w:proofErr w:type="spellStart"/>
      <w:r w:rsidRPr="005702CF">
        <w:rPr>
          <w:rStyle w:val="VerbatimChar"/>
          <w:lang w:val="fr-CH"/>
          <w:rPrChange w:id="410" w:author="Andy O'DWYER" w:date="2025-02-04T15:45:00Z">
            <w:rPr>
              <w:rStyle w:val="VerbatimChar"/>
            </w:rPr>
          </w:rPrChange>
        </w:rPr>
        <w:t>che</w:t>
      </w:r>
      <w:proofErr w:type="spellEnd"/>
      <w:r w:rsidRPr="005702CF">
        <w:rPr>
          <w:rStyle w:val="VerbatimChar"/>
          <w:lang w:val="fr-CH"/>
          <w:rPrChange w:id="411" w:author="Andy O'DWYER" w:date="2025-02-04T15:45:00Z">
            <w:rPr>
              <w:rStyle w:val="VerbatimChar"/>
            </w:rPr>
          </w:rPrChange>
        </w:rPr>
        <w:t xml:space="preserve"> </w:t>
      </w:r>
      <w:proofErr w:type="spellStart"/>
      <w:r w:rsidRPr="005702CF">
        <w:rPr>
          <w:rStyle w:val="VerbatimChar"/>
          <w:lang w:val="fr-CH"/>
          <w:rPrChange w:id="412" w:author="Andy O'DWYER" w:date="2025-02-04T15:45:00Z">
            <w:rPr>
              <w:rStyle w:val="VerbatimChar"/>
            </w:rPr>
          </w:rPrChange>
        </w:rPr>
        <w:t>egli</w:t>
      </w:r>
      <w:proofErr w:type="spellEnd"/>
      <w:r w:rsidRPr="005702CF">
        <w:rPr>
          <w:rStyle w:val="VerbatimChar"/>
          <w:lang w:val="fr-CH"/>
          <w:rPrChange w:id="413" w:author="Andy O'DWYER" w:date="2025-02-04T15:45:00Z">
            <w:rPr>
              <w:rStyle w:val="VerbatimChar"/>
            </w:rPr>
          </w:rPrChange>
        </w:rPr>
        <w:t xml:space="preserve"> non </w:t>
      </w:r>
      <w:proofErr w:type="spellStart"/>
      <w:r w:rsidRPr="005702CF">
        <w:rPr>
          <w:rStyle w:val="VerbatimChar"/>
          <w:lang w:val="fr-CH"/>
          <w:rPrChange w:id="414" w:author="Andy O'DWYER" w:date="2025-02-04T15:45:00Z">
            <w:rPr>
              <w:rStyle w:val="VerbatimChar"/>
            </w:rPr>
          </w:rPrChange>
        </w:rPr>
        <w:t>pretende</w:t>
      </w:r>
      <w:proofErr w:type="spellEnd"/>
      <w:r w:rsidRPr="005702CF">
        <w:rPr>
          <w:rStyle w:val="VerbatimChar"/>
          <w:lang w:val="fr-CH"/>
          <w:rPrChange w:id="415" w:author="Andy O'DWYER" w:date="2025-02-04T15:45:00Z">
            <w:rPr>
              <w:rStyle w:val="VerbatimChar"/>
            </w:rPr>
          </w:rPrChange>
        </w:rPr>
        <w:t xml:space="preserve"> </w:t>
      </w:r>
      <w:proofErr w:type="spellStart"/>
      <w:r w:rsidRPr="005702CF">
        <w:rPr>
          <w:rStyle w:val="VerbatimChar"/>
          <w:lang w:val="fr-CH"/>
          <w:rPrChange w:id="416" w:author="Andy O'DWYER" w:date="2025-02-04T15:45:00Z">
            <w:rPr>
              <w:rStyle w:val="VerbatimChar"/>
            </w:rPr>
          </w:rPrChange>
        </w:rPr>
        <w:t>altro</w:t>
      </w:r>
      <w:proofErr w:type="spellEnd"/>
      <w:r w:rsidRPr="005702CF">
        <w:rPr>
          <w:rStyle w:val="VerbatimChar"/>
          <w:lang w:val="fr-CH"/>
          <w:rPrChange w:id="417" w:author="Andy O'DWYER" w:date="2025-02-04T15:45:00Z">
            <w:rPr>
              <w:rStyle w:val="VerbatimChar"/>
            </w:rPr>
          </w:rPrChange>
        </w:rPr>
        <w:t xml:space="preserve"> </w:t>
      </w:r>
      <w:proofErr w:type="spellStart"/>
      <w:r w:rsidRPr="005702CF">
        <w:rPr>
          <w:rStyle w:val="VerbatimChar"/>
          <w:lang w:val="fr-CH"/>
          <w:rPrChange w:id="418" w:author="Andy O'DWYER" w:date="2025-02-04T15:45:00Z">
            <w:rPr>
              <w:rStyle w:val="VerbatimChar"/>
            </w:rPr>
          </w:rPrChange>
        </w:rPr>
        <w:t>che</w:t>
      </w:r>
      <w:proofErr w:type="spellEnd"/>
      <w:r w:rsidRPr="005702CF">
        <w:rPr>
          <w:rStyle w:val="VerbatimChar"/>
          <w:lang w:val="fr-CH"/>
          <w:rPrChange w:id="419" w:author="Andy O'DWYER" w:date="2025-02-04T15:45:00Z">
            <w:rPr>
              <w:rStyle w:val="VerbatimChar"/>
            </w:rPr>
          </w:rPrChange>
        </w:rPr>
        <w:t xml:space="preserve"> </w:t>
      </w:r>
      <w:proofErr w:type="spellStart"/>
      <w:r w:rsidRPr="005702CF">
        <w:rPr>
          <w:rStyle w:val="VerbatimChar"/>
          <w:lang w:val="fr-CH"/>
          <w:rPrChange w:id="420" w:author="Andy O'DWYER" w:date="2025-02-04T15:45:00Z">
            <w:rPr>
              <w:rStyle w:val="VerbatimChar"/>
            </w:rPr>
          </w:rPrChange>
        </w:rPr>
        <w:t>giovare</w:t>
      </w:r>
      <w:proofErr w:type="spellEnd"/>
      <w:r w:rsidRPr="005702CF">
        <w:rPr>
          <w:rStyle w:val="VerbatimChar"/>
          <w:lang w:val="fr-CH"/>
          <w:rPrChange w:id="421" w:author="Andy O'DWYER" w:date="2025-02-04T15:45:00Z">
            <w:rPr>
              <w:rStyle w:val="VerbatimChar"/>
            </w:rPr>
          </w:rPrChange>
        </w:rPr>
        <w:t xml:space="preserve"> al </w:t>
      </w:r>
      <w:proofErr w:type="spellStart"/>
      <w:r w:rsidRPr="005702CF">
        <w:rPr>
          <w:rStyle w:val="VerbatimChar"/>
          <w:lang w:val="fr-CH"/>
          <w:rPrChange w:id="422" w:author="Andy O'DWYER" w:date="2025-02-04T15:45:00Z">
            <w:rPr>
              <w:rStyle w:val="VerbatimChar"/>
            </w:rPr>
          </w:rPrChange>
        </w:rPr>
        <w:t>mondo</w:t>
      </w:r>
      <w:proofErr w:type="spellEnd"/>
      <w:r w:rsidRPr="005702CF">
        <w:rPr>
          <w:rStyle w:val="VerbatimChar"/>
          <w:lang w:val="fr-CH"/>
          <w:rPrChange w:id="423" w:author="Andy O'DWYER" w:date="2025-02-04T15:45:00Z">
            <w:rPr>
              <w:rStyle w:val="VerbatimChar"/>
            </w:rPr>
          </w:rPrChange>
        </w:rPr>
        <w:t xml:space="preserve">; </w:t>
      </w:r>
      <w:proofErr w:type="spellStart"/>
      <w:r w:rsidRPr="005702CF">
        <w:rPr>
          <w:rStyle w:val="VerbatimChar"/>
          <w:lang w:val="fr-CH"/>
          <w:rPrChange w:id="424" w:author="Andy O'DWYER" w:date="2025-02-04T15:45:00Z">
            <w:rPr>
              <w:rStyle w:val="VerbatimChar"/>
            </w:rPr>
          </w:rPrChange>
        </w:rPr>
        <w:t>chè</w:t>
      </w:r>
      <w:proofErr w:type="spellEnd"/>
      <w:r w:rsidRPr="005702CF">
        <w:rPr>
          <w:rStyle w:val="VerbatimChar"/>
          <w:lang w:val="fr-CH"/>
          <w:rPrChange w:id="425" w:author="Andy O'DWYER" w:date="2025-02-04T15:45:00Z">
            <w:rPr>
              <w:rStyle w:val="VerbatimChar"/>
            </w:rPr>
          </w:rPrChange>
        </w:rPr>
        <w:t xml:space="preserve"> se fusse </w:t>
      </w:r>
      <w:proofErr w:type="spellStart"/>
      <w:r w:rsidRPr="005702CF">
        <w:rPr>
          <w:rStyle w:val="VerbatimChar"/>
          <w:lang w:val="fr-CH"/>
          <w:rPrChange w:id="426" w:author="Andy O'DWYER" w:date="2025-02-04T15:45:00Z">
            <w:rPr>
              <w:rStyle w:val="VerbatimChar"/>
            </w:rPr>
          </w:rPrChange>
        </w:rPr>
        <w:t>avido</w:t>
      </w:r>
      <w:proofErr w:type="spellEnd"/>
      <w:r w:rsidRPr="005702CF">
        <w:rPr>
          <w:rStyle w:val="VerbatimChar"/>
          <w:lang w:val="fr-CH"/>
          <w:rPrChange w:id="427" w:author="Andy O'DWYER" w:date="2025-02-04T15:45:00Z">
            <w:rPr>
              <w:rStyle w:val="VerbatimChar"/>
            </w:rPr>
          </w:rPrChange>
        </w:rPr>
        <w:t xml:space="preserve"> di haver </w:t>
      </w:r>
      <w:proofErr w:type="spellStart"/>
      <w:r w:rsidRPr="005702CF">
        <w:rPr>
          <w:rStyle w:val="VerbatimChar"/>
          <w:lang w:val="fr-CH"/>
          <w:rPrChange w:id="428" w:author="Andy O'DWYER" w:date="2025-02-04T15:45:00Z">
            <w:rPr>
              <w:rStyle w:val="VerbatimChar"/>
            </w:rPr>
          </w:rPrChange>
        </w:rPr>
        <w:t>fama</w:t>
      </w:r>
      <w:proofErr w:type="spellEnd"/>
      <w:r w:rsidRPr="005702CF">
        <w:rPr>
          <w:rStyle w:val="VerbatimChar"/>
          <w:lang w:val="fr-CH"/>
          <w:rPrChange w:id="429" w:author="Andy O'DWYER" w:date="2025-02-04T15:45:00Z">
            <w:rPr>
              <w:rStyle w:val="VerbatimChar"/>
            </w:rPr>
          </w:rPrChange>
        </w:rPr>
        <w:t xml:space="preserve">, ne </w:t>
      </w:r>
      <w:proofErr w:type="spellStart"/>
      <w:r w:rsidRPr="005702CF">
        <w:rPr>
          <w:rStyle w:val="VerbatimChar"/>
          <w:lang w:val="fr-CH"/>
          <w:rPrChange w:id="430" w:author="Andy O'DWYER" w:date="2025-02-04T15:45:00Z">
            <w:rPr>
              <w:rStyle w:val="VerbatimChar"/>
            </w:rPr>
          </w:rPrChange>
        </w:rPr>
        <w:t>può</w:t>
      </w:r>
      <w:proofErr w:type="spellEnd"/>
      <w:r w:rsidRPr="005702CF">
        <w:rPr>
          <w:rStyle w:val="VerbatimChar"/>
          <w:lang w:val="fr-CH"/>
          <w:rPrChange w:id="431" w:author="Andy O'DWYER" w:date="2025-02-04T15:45:00Z">
            <w:rPr>
              <w:rStyle w:val="VerbatimChar"/>
            </w:rPr>
          </w:rPrChange>
        </w:rPr>
        <w:t xml:space="preserve"> haver molto </w:t>
      </w:r>
      <w:proofErr w:type="spellStart"/>
      <w:r w:rsidRPr="005702CF">
        <w:rPr>
          <w:rStyle w:val="VerbatimChar"/>
          <w:lang w:val="fr-CH"/>
          <w:rPrChange w:id="432" w:author="Andy O'DWYER" w:date="2025-02-04T15:45:00Z">
            <w:rPr>
              <w:rStyle w:val="VerbatimChar"/>
            </w:rPr>
          </w:rPrChange>
        </w:rPr>
        <w:t>maggiore</w:t>
      </w:r>
      <w:proofErr w:type="spellEnd"/>
      <w:r w:rsidRPr="005702CF">
        <w:rPr>
          <w:rStyle w:val="VerbatimChar"/>
          <w:lang w:val="fr-CH"/>
          <w:rPrChange w:id="433" w:author="Andy O'DWYER" w:date="2025-02-04T15:45:00Z">
            <w:rPr>
              <w:rStyle w:val="VerbatimChar"/>
            </w:rPr>
          </w:rPrChange>
        </w:rPr>
        <w:t xml:space="preserve"> da </w:t>
      </w:r>
      <w:proofErr w:type="spellStart"/>
      <w:r w:rsidRPr="005702CF">
        <w:rPr>
          <w:rStyle w:val="VerbatimChar"/>
          <w:lang w:val="fr-CH"/>
          <w:rPrChange w:id="434" w:author="Andy O'DWYER" w:date="2025-02-04T15:45:00Z">
            <w:rPr>
              <w:rStyle w:val="VerbatimChar"/>
            </w:rPr>
          </w:rPrChange>
        </w:rPr>
        <w:t>molte</w:t>
      </w:r>
      <w:proofErr w:type="spellEnd"/>
      <w:r w:rsidRPr="005702CF">
        <w:rPr>
          <w:rStyle w:val="VerbatimChar"/>
          <w:lang w:val="fr-CH"/>
          <w:rPrChange w:id="435" w:author="Andy O'DWYER" w:date="2025-02-04T15:45:00Z">
            <w:rPr>
              <w:rStyle w:val="VerbatimChar"/>
            </w:rPr>
          </w:rPrChange>
        </w:rPr>
        <w:t xml:space="preserve"> </w:t>
      </w:r>
      <w:proofErr w:type="spellStart"/>
      <w:r w:rsidRPr="005702CF">
        <w:rPr>
          <w:rStyle w:val="VerbatimChar"/>
          <w:lang w:val="fr-CH"/>
          <w:rPrChange w:id="436" w:author="Andy O'DWYER" w:date="2025-02-04T15:45:00Z">
            <w:rPr>
              <w:rStyle w:val="VerbatimChar"/>
            </w:rPr>
          </w:rPrChange>
        </w:rPr>
        <w:t>singolari</w:t>
      </w:r>
      <w:proofErr w:type="spellEnd"/>
      <w:r w:rsidRPr="005702CF">
        <w:rPr>
          <w:rStyle w:val="VerbatimChar"/>
          <w:lang w:val="fr-CH"/>
          <w:rPrChange w:id="437" w:author="Andy O'DWYER" w:date="2025-02-04T15:45:00Z">
            <w:rPr>
              <w:rStyle w:val="VerbatimChar"/>
            </w:rPr>
          </w:rPrChange>
        </w:rPr>
        <w:t xml:space="preserve"> </w:t>
      </w:r>
      <w:proofErr w:type="spellStart"/>
      <w:r w:rsidRPr="005702CF">
        <w:rPr>
          <w:rStyle w:val="VerbatimChar"/>
          <w:lang w:val="fr-CH"/>
          <w:rPrChange w:id="438" w:author="Andy O'DWYER" w:date="2025-02-04T15:45:00Z">
            <w:rPr>
              <w:rStyle w:val="VerbatimChar"/>
            </w:rPr>
          </w:rPrChange>
        </w:rPr>
        <w:t>compositioni</w:t>
      </w:r>
      <w:proofErr w:type="spellEnd"/>
      <w:r w:rsidRPr="005702CF">
        <w:rPr>
          <w:rStyle w:val="VerbatimChar"/>
          <w:lang w:val="fr-CH"/>
          <w:rPrChange w:id="439" w:author="Andy O'DWYER" w:date="2025-02-04T15:45:00Z">
            <w:rPr>
              <w:rStyle w:val="VerbatimChar"/>
            </w:rPr>
          </w:rPrChange>
        </w:rPr>
        <w:t xml:space="preserve"> </w:t>
      </w:r>
      <w:proofErr w:type="spellStart"/>
      <w:r w:rsidRPr="005702CF">
        <w:rPr>
          <w:rStyle w:val="VerbatimChar"/>
          <w:lang w:val="fr-CH"/>
          <w:rPrChange w:id="440" w:author="Andy O'DWYER" w:date="2025-02-04T15:45:00Z">
            <w:rPr>
              <w:rStyle w:val="VerbatimChar"/>
            </w:rPr>
          </w:rPrChange>
        </w:rPr>
        <w:t>che</w:t>
      </w:r>
      <w:proofErr w:type="spellEnd"/>
      <w:r w:rsidRPr="005702CF">
        <w:rPr>
          <w:rStyle w:val="VerbatimChar"/>
          <w:lang w:val="fr-CH"/>
          <w:rPrChange w:id="441" w:author="Andy O'DWYER" w:date="2025-02-04T15:45:00Z">
            <w:rPr>
              <w:rStyle w:val="VerbatimChar"/>
            </w:rPr>
          </w:rPrChange>
        </w:rPr>
        <w:t xml:space="preserve"> </w:t>
      </w:r>
      <w:proofErr w:type="spellStart"/>
      <w:r w:rsidRPr="005702CF">
        <w:rPr>
          <w:rStyle w:val="VerbatimChar"/>
          <w:lang w:val="fr-CH"/>
          <w:rPrChange w:id="442" w:author="Andy O'DWYER" w:date="2025-02-04T15:45:00Z">
            <w:rPr>
              <w:rStyle w:val="VerbatimChar"/>
            </w:rPr>
          </w:rPrChange>
        </w:rPr>
        <w:t>egli</w:t>
      </w:r>
      <w:proofErr w:type="spellEnd"/>
      <w:r w:rsidRPr="005702CF">
        <w:rPr>
          <w:rStyle w:val="VerbatimChar"/>
          <w:lang w:val="fr-CH"/>
          <w:rPrChange w:id="443" w:author="Andy O'DWYER" w:date="2025-02-04T15:45:00Z">
            <w:rPr>
              <w:rStyle w:val="VerbatimChar"/>
            </w:rPr>
          </w:rPrChange>
        </w:rPr>
        <w:t xml:space="preserve"> in diverse </w:t>
      </w:r>
      <w:proofErr w:type="spellStart"/>
      <w:r w:rsidRPr="005702CF">
        <w:rPr>
          <w:rStyle w:val="VerbatimChar"/>
          <w:lang w:val="fr-CH"/>
          <w:rPrChange w:id="444" w:author="Andy O'DWYER" w:date="2025-02-04T15:45:00Z">
            <w:rPr>
              <w:rStyle w:val="VerbatimChar"/>
            </w:rPr>
          </w:rPrChange>
        </w:rPr>
        <w:t>scientie</w:t>
      </w:r>
      <w:proofErr w:type="spellEnd"/>
      <w:r w:rsidRPr="005702CF">
        <w:rPr>
          <w:rStyle w:val="VerbatimChar"/>
          <w:lang w:val="fr-CH"/>
          <w:rPrChange w:id="445" w:author="Andy O'DWYER" w:date="2025-02-04T15:45:00Z">
            <w:rPr>
              <w:rStyle w:val="VerbatimChar"/>
            </w:rPr>
          </w:rPrChange>
        </w:rPr>
        <w:t xml:space="preserve"> ha </w:t>
      </w:r>
      <w:proofErr w:type="spellStart"/>
      <w:r w:rsidRPr="005702CF">
        <w:rPr>
          <w:rStyle w:val="VerbatimChar"/>
          <w:lang w:val="fr-CH"/>
          <w:rPrChange w:id="446" w:author="Andy O'DWYER" w:date="2025-02-04T15:45:00Z">
            <w:rPr>
              <w:rStyle w:val="VerbatimChar"/>
            </w:rPr>
          </w:rPrChange>
        </w:rPr>
        <w:t>fatto</w:t>
      </w:r>
      <w:proofErr w:type="spellEnd"/>
      <w:r w:rsidRPr="005702CF">
        <w:rPr>
          <w:rStyle w:val="VerbatimChar"/>
          <w:lang w:val="fr-CH"/>
          <w:rPrChange w:id="447" w:author="Andy O'DWYER" w:date="2025-02-04T15:45:00Z">
            <w:rPr>
              <w:rStyle w:val="VerbatimChar"/>
            </w:rPr>
          </w:rPrChange>
        </w:rPr>
        <w:t xml:space="preserve">. </w:t>
      </w:r>
      <w:proofErr w:type="spellStart"/>
      <w:r w:rsidRPr="005702CF">
        <w:rPr>
          <w:rStyle w:val="VerbatimChar"/>
          <w:lang w:val="fr-CH"/>
          <w:rPrChange w:id="448" w:author="Andy O'DWYER" w:date="2025-02-04T15:45:00Z">
            <w:rPr>
              <w:rStyle w:val="VerbatimChar"/>
            </w:rPr>
          </w:rPrChange>
        </w:rPr>
        <w:t>Questo</w:t>
      </w:r>
      <w:proofErr w:type="spellEnd"/>
      <w:r w:rsidRPr="005702CF">
        <w:rPr>
          <w:rStyle w:val="VerbatimChar"/>
          <w:lang w:val="fr-CH"/>
          <w:rPrChange w:id="449" w:author="Andy O'DWYER" w:date="2025-02-04T15:45:00Z">
            <w:rPr>
              <w:rStyle w:val="VerbatimChar"/>
            </w:rPr>
          </w:rPrChange>
        </w:rPr>
        <w:t xml:space="preserve"> ò quanto mi </w:t>
      </w:r>
      <w:proofErr w:type="spellStart"/>
      <w:r w:rsidRPr="005702CF">
        <w:rPr>
          <w:rStyle w:val="VerbatimChar"/>
          <w:lang w:val="fr-CH"/>
          <w:rPrChange w:id="450" w:author="Andy O'DWYER" w:date="2025-02-04T15:45:00Z">
            <w:rPr>
              <w:rStyle w:val="VerbatimChar"/>
            </w:rPr>
          </w:rPrChange>
        </w:rPr>
        <w:t>occorre</w:t>
      </w:r>
      <w:proofErr w:type="spellEnd"/>
      <w:r w:rsidRPr="005702CF">
        <w:rPr>
          <w:rStyle w:val="VerbatimChar"/>
          <w:lang w:val="fr-CH"/>
          <w:rPrChange w:id="451" w:author="Andy O'DWYER" w:date="2025-02-04T15:45:00Z">
            <w:rPr>
              <w:rStyle w:val="VerbatimChar"/>
            </w:rPr>
          </w:rPrChange>
        </w:rPr>
        <w:t xml:space="preserve"> dire in </w:t>
      </w:r>
      <w:proofErr w:type="spellStart"/>
      <w:r w:rsidRPr="005702CF">
        <w:rPr>
          <w:rStyle w:val="VerbatimChar"/>
          <w:lang w:val="fr-CH"/>
          <w:rPrChange w:id="452" w:author="Andy O'DWYER" w:date="2025-02-04T15:45:00Z">
            <w:rPr>
              <w:rStyle w:val="VerbatimChar"/>
            </w:rPr>
          </w:rPrChange>
        </w:rPr>
        <w:t>risposta</w:t>
      </w:r>
      <w:proofErr w:type="spellEnd"/>
      <w:r w:rsidRPr="005702CF">
        <w:rPr>
          <w:rStyle w:val="VerbatimChar"/>
          <w:lang w:val="fr-CH"/>
          <w:rPrChange w:id="453" w:author="Andy O'DWYER" w:date="2025-02-04T15:45:00Z">
            <w:rPr>
              <w:rStyle w:val="VerbatimChar"/>
            </w:rPr>
          </w:rPrChange>
        </w:rPr>
        <w:t xml:space="preserve"> </w:t>
      </w:r>
      <w:proofErr w:type="spellStart"/>
      <w:r w:rsidRPr="005702CF">
        <w:rPr>
          <w:rStyle w:val="VerbatimChar"/>
          <w:lang w:val="fr-CH"/>
          <w:rPrChange w:id="454" w:author="Andy O'DWYER" w:date="2025-02-04T15:45:00Z">
            <w:rPr>
              <w:rStyle w:val="VerbatimChar"/>
            </w:rPr>
          </w:rPrChange>
        </w:rPr>
        <w:t>della</w:t>
      </w:r>
      <w:proofErr w:type="spellEnd"/>
      <w:r w:rsidRPr="005702CF">
        <w:rPr>
          <w:rStyle w:val="VerbatimChar"/>
          <w:lang w:val="fr-CH"/>
          <w:rPrChange w:id="455" w:author="Andy O'DWYER" w:date="2025-02-04T15:45:00Z">
            <w:rPr>
              <w:rStyle w:val="VerbatimChar"/>
            </w:rPr>
          </w:rPrChange>
        </w:rPr>
        <w:t xml:space="preserve"> sua </w:t>
      </w:r>
      <w:proofErr w:type="spellStart"/>
      <w:proofErr w:type="gramStart"/>
      <w:r w:rsidRPr="005702CF">
        <w:rPr>
          <w:rStyle w:val="VerbatimChar"/>
          <w:lang w:val="fr-CH"/>
          <w:rPrChange w:id="456" w:author="Andy O'DWYER" w:date="2025-02-04T15:45:00Z">
            <w:rPr>
              <w:rStyle w:val="VerbatimChar"/>
            </w:rPr>
          </w:rPrChange>
        </w:rPr>
        <w:t>domanda</w:t>
      </w:r>
      <w:proofErr w:type="spellEnd"/>
      <w:r w:rsidRPr="005702CF">
        <w:rPr>
          <w:rStyle w:val="VerbatimChar"/>
          <w:lang w:val="fr-CH"/>
          <w:rPrChange w:id="457" w:author="Andy O'DWYER" w:date="2025-02-04T15:45:00Z">
            <w:rPr>
              <w:rStyle w:val="VerbatimChar"/>
            </w:rPr>
          </w:rPrChange>
        </w:rPr>
        <w:t>:</w:t>
      </w:r>
      <w:proofErr w:type="gramEnd"/>
      <w:r w:rsidRPr="005702CF">
        <w:rPr>
          <w:rStyle w:val="VerbatimChar"/>
          <w:lang w:val="fr-CH"/>
          <w:rPrChange w:id="458" w:author="Andy O'DWYER" w:date="2025-02-04T15:45:00Z">
            <w:rPr>
              <w:rStyle w:val="VerbatimChar"/>
            </w:rPr>
          </w:rPrChange>
        </w:rPr>
        <w:t xml:space="preserve"> </w:t>
      </w:r>
      <w:proofErr w:type="spellStart"/>
      <w:r w:rsidRPr="005702CF">
        <w:rPr>
          <w:rStyle w:val="VerbatimChar"/>
          <w:lang w:val="fr-CH"/>
          <w:rPrChange w:id="459" w:author="Andy O'DWYER" w:date="2025-02-04T15:45:00Z">
            <w:rPr>
              <w:rStyle w:val="VerbatimChar"/>
            </w:rPr>
          </w:rPrChange>
        </w:rPr>
        <w:t>del</w:t>
      </w:r>
      <w:proofErr w:type="spellEnd"/>
      <w:r w:rsidRPr="005702CF">
        <w:rPr>
          <w:rStyle w:val="VerbatimChar"/>
          <w:lang w:val="fr-CH"/>
          <w:rPrChange w:id="460" w:author="Andy O'DWYER" w:date="2025-02-04T15:45:00Z">
            <w:rPr>
              <w:rStyle w:val="VerbatimChar"/>
            </w:rPr>
          </w:rPrChange>
        </w:rPr>
        <w:t xml:space="preserve"> resto la </w:t>
      </w:r>
      <w:proofErr w:type="spellStart"/>
      <w:r w:rsidRPr="005702CF">
        <w:rPr>
          <w:rStyle w:val="VerbatimChar"/>
          <w:lang w:val="fr-CH"/>
          <w:rPrChange w:id="461" w:author="Andy O'DWYER" w:date="2025-02-04T15:45:00Z">
            <w:rPr>
              <w:rStyle w:val="VerbatimChar"/>
            </w:rPr>
          </w:rPrChange>
        </w:rPr>
        <w:t>rin</w:t>
      </w:r>
      <w:proofErr w:type="spellEnd"/>
      <w:r w:rsidRPr="005702CF">
        <w:rPr>
          <w:rStyle w:val="VerbatimChar"/>
          <w:lang w:val="fr-CH"/>
          <w:rPrChange w:id="462" w:author="Andy O'DWYER" w:date="2025-02-04T15:45:00Z">
            <w:rPr>
              <w:rStyle w:val="VerbatimChar"/>
            </w:rPr>
          </w:rPrChange>
        </w:rPr>
        <w:t xml:space="preserve">- </w:t>
      </w:r>
      <w:proofErr w:type="spellStart"/>
      <w:r w:rsidRPr="005702CF">
        <w:rPr>
          <w:rStyle w:val="VerbatimChar"/>
          <w:lang w:val="fr-CH"/>
          <w:rPrChange w:id="463" w:author="Andy O'DWYER" w:date="2025-02-04T15:45:00Z">
            <w:rPr>
              <w:rStyle w:val="VerbatimChar"/>
            </w:rPr>
          </w:rPrChange>
        </w:rPr>
        <w:t>gratio</w:t>
      </w:r>
      <w:proofErr w:type="spellEnd"/>
      <w:r w:rsidRPr="005702CF">
        <w:rPr>
          <w:rStyle w:val="VerbatimChar"/>
          <w:lang w:val="fr-CH"/>
          <w:rPrChange w:id="464" w:author="Andy O'DWYER" w:date="2025-02-04T15:45:00Z">
            <w:rPr>
              <w:rStyle w:val="VerbatimChar"/>
            </w:rPr>
          </w:rPrChange>
        </w:rPr>
        <w:t xml:space="preserve"> </w:t>
      </w:r>
      <w:proofErr w:type="spellStart"/>
      <w:r w:rsidRPr="005702CF">
        <w:rPr>
          <w:rStyle w:val="VerbatimChar"/>
          <w:lang w:val="fr-CH"/>
          <w:rPrChange w:id="465" w:author="Andy O'DWYER" w:date="2025-02-04T15:45:00Z">
            <w:rPr>
              <w:rStyle w:val="VerbatimChar"/>
            </w:rPr>
          </w:rPrChange>
        </w:rPr>
        <w:t>del</w:t>
      </w:r>
      <w:proofErr w:type="spellEnd"/>
      <w:r w:rsidRPr="005702CF">
        <w:rPr>
          <w:rStyle w:val="VerbatimChar"/>
          <w:lang w:val="fr-CH"/>
          <w:rPrChange w:id="466" w:author="Andy O'DWYER" w:date="2025-02-04T15:45:00Z">
            <w:rPr>
              <w:rStyle w:val="VerbatimChar"/>
            </w:rPr>
          </w:rPrChange>
        </w:rPr>
        <w:t xml:space="preserve"> </w:t>
      </w:r>
      <w:proofErr w:type="spellStart"/>
      <w:r w:rsidRPr="005702CF">
        <w:rPr>
          <w:rStyle w:val="VerbatimChar"/>
          <w:lang w:val="fr-CH"/>
          <w:rPrChange w:id="467" w:author="Andy O'DWYER" w:date="2025-02-04T15:45:00Z">
            <w:rPr>
              <w:rStyle w:val="VerbatimChar"/>
            </w:rPr>
          </w:rPrChange>
        </w:rPr>
        <w:t>cortese</w:t>
      </w:r>
      <w:proofErr w:type="spellEnd"/>
      <w:r w:rsidRPr="005702CF">
        <w:rPr>
          <w:rStyle w:val="VerbatimChar"/>
          <w:lang w:val="fr-CH"/>
          <w:rPrChange w:id="468" w:author="Andy O'DWYER" w:date="2025-02-04T15:45:00Z">
            <w:rPr>
              <w:rStyle w:val="VerbatimChar"/>
            </w:rPr>
          </w:rPrChange>
        </w:rPr>
        <w:t xml:space="preserve"> affetto </w:t>
      </w:r>
      <w:proofErr w:type="spellStart"/>
      <w:r w:rsidRPr="005702CF">
        <w:rPr>
          <w:rStyle w:val="VerbatimChar"/>
          <w:lang w:val="fr-CH"/>
          <w:rPrChange w:id="469" w:author="Andy O'DWYER" w:date="2025-02-04T15:45:00Z">
            <w:rPr>
              <w:rStyle w:val="VerbatimChar"/>
            </w:rPr>
          </w:rPrChange>
        </w:rPr>
        <w:t>che</w:t>
      </w:r>
      <w:proofErr w:type="spellEnd"/>
      <w:r w:rsidRPr="005702CF">
        <w:rPr>
          <w:rStyle w:val="VerbatimChar"/>
          <w:lang w:val="fr-CH"/>
          <w:rPrChange w:id="470" w:author="Andy O'DWYER" w:date="2025-02-04T15:45:00Z">
            <w:rPr>
              <w:rStyle w:val="VerbatimChar"/>
            </w:rPr>
          </w:rPrChange>
        </w:rPr>
        <w:t xml:space="preserve"> </w:t>
      </w:r>
      <w:proofErr w:type="spellStart"/>
      <w:r w:rsidRPr="005702CF">
        <w:rPr>
          <w:rStyle w:val="VerbatimChar"/>
          <w:lang w:val="fr-CH"/>
          <w:rPrChange w:id="471" w:author="Andy O'DWYER" w:date="2025-02-04T15:45:00Z">
            <w:rPr>
              <w:rStyle w:val="VerbatimChar"/>
            </w:rPr>
          </w:rPrChange>
        </w:rPr>
        <w:t>ella</w:t>
      </w:r>
      <w:proofErr w:type="spellEnd"/>
      <w:r w:rsidRPr="005702CF">
        <w:rPr>
          <w:rStyle w:val="VerbatimChar"/>
          <w:lang w:val="fr-CH"/>
          <w:rPrChange w:id="472" w:author="Andy O'DWYER" w:date="2025-02-04T15:45:00Z">
            <w:rPr>
              <w:rStyle w:val="VerbatimChar"/>
            </w:rPr>
          </w:rPrChange>
        </w:rPr>
        <w:t xml:space="preserve"> </w:t>
      </w:r>
      <w:proofErr w:type="spellStart"/>
      <w:r w:rsidRPr="005702CF">
        <w:rPr>
          <w:rStyle w:val="VerbatimChar"/>
          <w:lang w:val="fr-CH"/>
          <w:rPrChange w:id="473" w:author="Andy O'DWYER" w:date="2025-02-04T15:45:00Z">
            <w:rPr>
              <w:rStyle w:val="VerbatimChar"/>
            </w:rPr>
          </w:rPrChange>
        </w:rPr>
        <w:t>dimostra</w:t>
      </w:r>
      <w:proofErr w:type="spellEnd"/>
      <w:r w:rsidRPr="005702CF">
        <w:rPr>
          <w:rStyle w:val="VerbatimChar"/>
          <w:lang w:val="fr-CH"/>
          <w:rPrChange w:id="474" w:author="Andy O'DWYER" w:date="2025-02-04T15:45:00Z">
            <w:rPr>
              <w:rStyle w:val="VerbatimChar"/>
            </w:rPr>
          </w:rPrChange>
        </w:rPr>
        <w:t xml:space="preserve"> verso di me, et delle </w:t>
      </w:r>
      <w:proofErr w:type="spellStart"/>
      <w:r w:rsidRPr="005702CF">
        <w:rPr>
          <w:rStyle w:val="VerbatimChar"/>
          <w:lang w:val="fr-CH"/>
          <w:rPrChange w:id="475" w:author="Andy O'DWYER" w:date="2025-02-04T15:45:00Z">
            <w:rPr>
              <w:rStyle w:val="VerbatimChar"/>
            </w:rPr>
          </w:rPrChange>
        </w:rPr>
        <w:t>lodi</w:t>
      </w:r>
      <w:proofErr w:type="spellEnd"/>
      <w:r w:rsidRPr="005702CF">
        <w:rPr>
          <w:rStyle w:val="VerbatimChar"/>
          <w:lang w:val="fr-CH"/>
          <w:rPrChange w:id="476" w:author="Andy O'DWYER" w:date="2025-02-04T15:45:00Z">
            <w:rPr>
              <w:rStyle w:val="VerbatimChar"/>
            </w:rPr>
          </w:rPrChange>
        </w:rPr>
        <w:t xml:space="preserve"> </w:t>
      </w:r>
      <w:proofErr w:type="spellStart"/>
      <w:r w:rsidRPr="005702CF">
        <w:rPr>
          <w:rStyle w:val="VerbatimChar"/>
          <w:lang w:val="fr-CH"/>
          <w:rPrChange w:id="477" w:author="Andy O'DWYER" w:date="2025-02-04T15:45:00Z">
            <w:rPr>
              <w:rStyle w:val="VerbatimChar"/>
            </w:rPr>
          </w:rPrChange>
        </w:rPr>
        <w:t>che</w:t>
      </w:r>
      <w:proofErr w:type="spellEnd"/>
      <w:r w:rsidRPr="005702CF">
        <w:rPr>
          <w:rStyle w:val="VerbatimChar"/>
          <w:lang w:val="fr-CH"/>
          <w:rPrChange w:id="478" w:author="Andy O'DWYER" w:date="2025-02-04T15:45:00Z">
            <w:rPr>
              <w:rStyle w:val="VerbatimChar"/>
            </w:rPr>
          </w:rPrChange>
        </w:rPr>
        <w:t xml:space="preserve">, </w:t>
      </w:r>
      <w:proofErr w:type="spellStart"/>
      <w:r w:rsidRPr="005702CF">
        <w:rPr>
          <w:rStyle w:val="VerbatimChar"/>
          <w:lang w:val="fr-CH"/>
          <w:rPrChange w:id="479" w:author="Andy O'DWYER" w:date="2025-02-04T15:45:00Z">
            <w:rPr>
              <w:rStyle w:val="VerbatimChar"/>
            </w:rPr>
          </w:rPrChange>
        </w:rPr>
        <w:t>oltre</w:t>
      </w:r>
      <w:proofErr w:type="spellEnd"/>
      <w:r w:rsidRPr="005702CF">
        <w:rPr>
          <w:rStyle w:val="VerbatimChar"/>
          <w:lang w:val="fr-CH"/>
          <w:rPrChange w:id="480" w:author="Andy O'DWYER" w:date="2025-02-04T15:45:00Z">
            <w:rPr>
              <w:rStyle w:val="VerbatimChar"/>
            </w:rPr>
          </w:rPrChange>
        </w:rPr>
        <w:t xml:space="preserve"> al </w:t>
      </w:r>
      <w:proofErr w:type="spellStart"/>
      <w:r w:rsidRPr="005702CF">
        <w:rPr>
          <w:rStyle w:val="VerbatimChar"/>
          <w:lang w:val="fr-CH"/>
          <w:rPrChange w:id="481" w:author="Andy O'DWYER" w:date="2025-02-04T15:45:00Z">
            <w:rPr>
              <w:rStyle w:val="VerbatimChar"/>
            </w:rPr>
          </w:rPrChange>
        </w:rPr>
        <w:t>mio</w:t>
      </w:r>
      <w:proofErr w:type="spellEnd"/>
      <w:r w:rsidRPr="005702CF">
        <w:rPr>
          <w:rStyle w:val="VerbatimChar"/>
          <w:lang w:val="fr-CH"/>
          <w:rPrChange w:id="482" w:author="Andy O'DWYER" w:date="2025-02-04T15:45:00Z">
            <w:rPr>
              <w:rStyle w:val="VerbatimChar"/>
            </w:rPr>
          </w:rPrChange>
        </w:rPr>
        <w:t xml:space="preserve"> </w:t>
      </w:r>
      <w:proofErr w:type="spellStart"/>
      <w:r w:rsidRPr="005702CF">
        <w:rPr>
          <w:rStyle w:val="VerbatimChar"/>
          <w:lang w:val="fr-CH"/>
          <w:rPrChange w:id="483" w:author="Andy O'DWYER" w:date="2025-02-04T15:45:00Z">
            <w:rPr>
              <w:rStyle w:val="VerbatimChar"/>
            </w:rPr>
          </w:rPrChange>
        </w:rPr>
        <w:t>merito</w:t>
      </w:r>
      <w:proofErr w:type="spellEnd"/>
      <w:r w:rsidRPr="005702CF">
        <w:rPr>
          <w:rStyle w:val="VerbatimChar"/>
          <w:lang w:val="fr-CH"/>
          <w:rPrChange w:id="484" w:author="Andy O'DWYER" w:date="2025-02-04T15:45:00Z">
            <w:rPr>
              <w:rStyle w:val="VerbatimChar"/>
            </w:rPr>
          </w:rPrChange>
        </w:rPr>
        <w:t xml:space="preserve">, mi </w:t>
      </w:r>
      <w:proofErr w:type="spellStart"/>
      <w:r w:rsidRPr="005702CF">
        <w:rPr>
          <w:rStyle w:val="VerbatimChar"/>
          <w:lang w:val="fr-CH"/>
          <w:rPrChange w:id="485" w:author="Andy O'DWYER" w:date="2025-02-04T15:45:00Z">
            <w:rPr>
              <w:rStyle w:val="VerbatimChar"/>
            </w:rPr>
          </w:rPrChange>
        </w:rPr>
        <w:t>dà</w:t>
      </w:r>
      <w:proofErr w:type="spellEnd"/>
      <w:r w:rsidRPr="005702CF">
        <w:rPr>
          <w:rStyle w:val="VerbatimChar"/>
          <w:lang w:val="fr-CH"/>
          <w:rPrChange w:id="486" w:author="Andy O'DWYER" w:date="2025-02-04T15:45:00Z">
            <w:rPr>
              <w:rStyle w:val="VerbatimChar"/>
            </w:rPr>
          </w:rPrChange>
        </w:rPr>
        <w:t xml:space="preserve">; et </w:t>
      </w:r>
      <w:proofErr w:type="spellStart"/>
      <w:r w:rsidRPr="005702CF">
        <w:rPr>
          <w:rStyle w:val="VerbatimChar"/>
          <w:lang w:val="fr-CH"/>
          <w:rPrChange w:id="487" w:author="Andy O'DWYER" w:date="2025-02-04T15:45:00Z">
            <w:rPr>
              <w:rStyle w:val="VerbatimChar"/>
            </w:rPr>
          </w:rPrChange>
        </w:rPr>
        <w:t>così</w:t>
      </w:r>
      <w:proofErr w:type="spellEnd"/>
      <w:r w:rsidRPr="005702CF">
        <w:rPr>
          <w:rStyle w:val="VerbatimChar"/>
          <w:lang w:val="fr-CH"/>
          <w:rPrChange w:id="488" w:author="Andy O'DWYER" w:date="2025-02-04T15:45:00Z">
            <w:rPr>
              <w:rStyle w:val="VerbatimChar"/>
            </w:rPr>
          </w:rPrChange>
        </w:rPr>
        <w:t xml:space="preserve"> la </w:t>
      </w:r>
      <w:proofErr w:type="spellStart"/>
      <w:r w:rsidRPr="005702CF">
        <w:rPr>
          <w:rStyle w:val="VerbatimChar"/>
          <w:lang w:val="fr-CH"/>
          <w:rPrChange w:id="489" w:author="Andy O'DWYER" w:date="2025-02-04T15:45:00Z">
            <w:rPr>
              <w:rStyle w:val="VerbatimChar"/>
            </w:rPr>
          </w:rPrChange>
        </w:rPr>
        <w:t>prego</w:t>
      </w:r>
      <w:proofErr w:type="spellEnd"/>
      <w:r w:rsidRPr="005702CF">
        <w:rPr>
          <w:rStyle w:val="VerbatimChar"/>
          <w:lang w:val="fr-CH"/>
          <w:rPrChange w:id="490" w:author="Andy O'DWYER" w:date="2025-02-04T15:45:00Z">
            <w:rPr>
              <w:rStyle w:val="VerbatimChar"/>
            </w:rPr>
          </w:rPrChange>
        </w:rPr>
        <w:t xml:space="preserve"> a </w:t>
      </w:r>
      <w:proofErr w:type="spellStart"/>
      <w:r w:rsidRPr="005702CF">
        <w:rPr>
          <w:rStyle w:val="VerbatimChar"/>
          <w:lang w:val="fr-CH"/>
          <w:rPrChange w:id="491" w:author="Andy O'DWYER" w:date="2025-02-04T15:45:00Z">
            <w:rPr>
              <w:rStyle w:val="VerbatimChar"/>
            </w:rPr>
          </w:rPrChange>
        </w:rPr>
        <w:t>valersi</w:t>
      </w:r>
      <w:proofErr w:type="spellEnd"/>
      <w:r w:rsidRPr="005702CF">
        <w:rPr>
          <w:rStyle w:val="VerbatimChar"/>
          <w:lang w:val="fr-CH"/>
          <w:rPrChange w:id="492" w:author="Andy O'DWYER" w:date="2025-02-04T15:45:00Z">
            <w:rPr>
              <w:rStyle w:val="VerbatimChar"/>
            </w:rPr>
          </w:rPrChange>
        </w:rPr>
        <w:t xml:space="preserve"> di me in </w:t>
      </w:r>
      <w:proofErr w:type="spellStart"/>
      <w:r w:rsidRPr="005702CF">
        <w:rPr>
          <w:rStyle w:val="VerbatimChar"/>
          <w:lang w:val="fr-CH"/>
          <w:rPrChange w:id="493" w:author="Andy O'DWYER" w:date="2025-02-04T15:45:00Z">
            <w:rPr>
              <w:rStyle w:val="VerbatimChar"/>
            </w:rPr>
          </w:rPrChange>
        </w:rPr>
        <w:t>ogni</w:t>
      </w:r>
      <w:proofErr w:type="spellEnd"/>
      <w:r w:rsidRPr="005702CF">
        <w:rPr>
          <w:rStyle w:val="VerbatimChar"/>
          <w:lang w:val="fr-CH"/>
          <w:rPrChange w:id="494" w:author="Andy O'DWYER" w:date="2025-02-04T15:45:00Z">
            <w:rPr>
              <w:rStyle w:val="VerbatimChar"/>
            </w:rPr>
          </w:rPrChange>
        </w:rPr>
        <w:t xml:space="preserve"> sua </w:t>
      </w:r>
      <w:proofErr w:type="spellStart"/>
      <w:r w:rsidRPr="005702CF">
        <w:rPr>
          <w:rStyle w:val="VerbatimChar"/>
          <w:lang w:val="fr-CH"/>
          <w:rPrChange w:id="495" w:author="Andy O'DWYER" w:date="2025-02-04T15:45:00Z">
            <w:rPr>
              <w:rStyle w:val="VerbatimChar"/>
            </w:rPr>
          </w:rPrChange>
        </w:rPr>
        <w:t>occorrenza</w:t>
      </w:r>
      <w:proofErr w:type="spellEnd"/>
      <w:r w:rsidRPr="005702CF">
        <w:rPr>
          <w:rStyle w:val="VerbatimChar"/>
          <w:lang w:val="fr-CH"/>
          <w:rPrChange w:id="496" w:author="Andy O'DWYER" w:date="2025-02-04T15:45:00Z">
            <w:rPr>
              <w:rStyle w:val="VerbatimChar"/>
            </w:rPr>
          </w:rPrChange>
        </w:rPr>
        <w:t xml:space="preserve">, </w:t>
      </w:r>
      <w:proofErr w:type="spellStart"/>
      <w:r w:rsidRPr="005702CF">
        <w:rPr>
          <w:rStyle w:val="VerbatimChar"/>
          <w:lang w:val="fr-CH"/>
          <w:rPrChange w:id="497" w:author="Andy O'DWYER" w:date="2025-02-04T15:45:00Z">
            <w:rPr>
              <w:rStyle w:val="VerbatimChar"/>
            </w:rPr>
          </w:rPrChange>
        </w:rPr>
        <w:t>chè</w:t>
      </w:r>
      <w:proofErr w:type="spellEnd"/>
      <w:r w:rsidRPr="005702CF">
        <w:rPr>
          <w:rStyle w:val="VerbatimChar"/>
          <w:lang w:val="fr-CH"/>
          <w:rPrChange w:id="498" w:author="Andy O'DWYER" w:date="2025-02-04T15:45:00Z">
            <w:rPr>
              <w:rStyle w:val="VerbatimChar"/>
            </w:rPr>
          </w:rPrChange>
        </w:rPr>
        <w:t xml:space="preserve"> mi </w:t>
      </w:r>
      <w:proofErr w:type="spellStart"/>
      <w:r w:rsidRPr="005702CF">
        <w:rPr>
          <w:rStyle w:val="VerbatimChar"/>
          <w:lang w:val="fr-CH"/>
          <w:rPrChange w:id="499" w:author="Andy O'DWYER" w:date="2025-02-04T15:45:00Z">
            <w:rPr>
              <w:rStyle w:val="VerbatimChar"/>
            </w:rPr>
          </w:rPrChange>
        </w:rPr>
        <w:t>troverà</w:t>
      </w:r>
      <w:proofErr w:type="spellEnd"/>
      <w:r w:rsidRPr="005702CF">
        <w:rPr>
          <w:rStyle w:val="VerbatimChar"/>
          <w:lang w:val="fr-CH"/>
          <w:rPrChange w:id="500" w:author="Andy O'DWYER" w:date="2025-02-04T15:45:00Z">
            <w:rPr>
              <w:rStyle w:val="VerbatimChar"/>
            </w:rPr>
          </w:rPrChange>
        </w:rPr>
        <w:t xml:space="preserve"> </w:t>
      </w:r>
      <w:proofErr w:type="spellStart"/>
      <w:r w:rsidRPr="005702CF">
        <w:rPr>
          <w:rStyle w:val="VerbatimChar"/>
          <w:lang w:val="fr-CH"/>
          <w:rPrChange w:id="501" w:author="Andy O'DWYER" w:date="2025-02-04T15:45:00Z">
            <w:rPr>
              <w:rStyle w:val="VerbatimChar"/>
            </w:rPr>
          </w:rPrChange>
        </w:rPr>
        <w:t>prontissima</w:t>
      </w:r>
      <w:proofErr w:type="spellEnd"/>
      <w:r w:rsidRPr="005702CF">
        <w:rPr>
          <w:rStyle w:val="VerbatimChar"/>
          <w:lang w:val="fr-CH"/>
          <w:rPrChange w:id="502" w:author="Andy O'DWYER" w:date="2025-02-04T15:45:00Z">
            <w:rPr>
              <w:rStyle w:val="VerbatimChar"/>
            </w:rPr>
          </w:rPrChange>
        </w:rPr>
        <w:t xml:space="preserve"> et grata alla sua </w:t>
      </w:r>
      <w:proofErr w:type="spellStart"/>
      <w:r w:rsidRPr="005702CF">
        <w:rPr>
          <w:rStyle w:val="VerbatimChar"/>
          <w:lang w:val="fr-CH"/>
          <w:rPrChange w:id="503" w:author="Andy O'DWYER" w:date="2025-02-04T15:45:00Z">
            <w:rPr>
              <w:rStyle w:val="VerbatimChar"/>
            </w:rPr>
          </w:rPrChange>
        </w:rPr>
        <w:t>buona</w:t>
      </w:r>
      <w:proofErr w:type="spellEnd"/>
      <w:r w:rsidRPr="005702CF">
        <w:rPr>
          <w:rStyle w:val="VerbatimChar"/>
          <w:lang w:val="fr-CH"/>
          <w:rPrChange w:id="504" w:author="Andy O'DWYER" w:date="2025-02-04T15:45:00Z">
            <w:rPr>
              <w:rStyle w:val="VerbatimChar"/>
            </w:rPr>
          </w:rPrChange>
        </w:rPr>
        <w:t xml:space="preserve"> </w:t>
      </w:r>
      <w:proofErr w:type="spellStart"/>
      <w:r w:rsidRPr="005702CF">
        <w:rPr>
          <w:rStyle w:val="VerbatimChar"/>
          <w:lang w:val="fr-CH"/>
          <w:rPrChange w:id="505" w:author="Andy O'DWYER" w:date="2025-02-04T15:45:00Z">
            <w:rPr>
              <w:rStyle w:val="VerbatimChar"/>
            </w:rPr>
          </w:rPrChange>
        </w:rPr>
        <w:t>voluntà</w:t>
      </w:r>
      <w:proofErr w:type="spellEnd"/>
      <w:r w:rsidRPr="005702CF">
        <w:rPr>
          <w:rStyle w:val="VerbatimChar"/>
          <w:lang w:val="fr-CH"/>
          <w:rPrChange w:id="506" w:author="Andy O'DWYER" w:date="2025-02-04T15:45:00Z">
            <w:rPr>
              <w:rStyle w:val="VerbatimChar"/>
            </w:rPr>
          </w:rPrChange>
        </w:rPr>
        <w:t xml:space="preserve">. N. S. la </w:t>
      </w:r>
      <w:proofErr w:type="spellStart"/>
      <w:r w:rsidRPr="005702CF">
        <w:rPr>
          <w:rStyle w:val="VerbatimChar"/>
          <w:lang w:val="fr-CH"/>
          <w:rPrChange w:id="507" w:author="Andy O'DWYER" w:date="2025-02-04T15:45:00Z">
            <w:rPr>
              <w:rStyle w:val="VerbatimChar"/>
            </w:rPr>
          </w:rPrChange>
        </w:rPr>
        <w:t>guardi</w:t>
      </w:r>
      <w:proofErr w:type="spellEnd"/>
      <w:r w:rsidRPr="005702CF">
        <w:rPr>
          <w:rStyle w:val="VerbatimChar"/>
          <w:lang w:val="fr-CH"/>
          <w:rPrChange w:id="508" w:author="Andy O'DWYER" w:date="2025-02-04T15:45:00Z">
            <w:rPr>
              <w:rStyle w:val="VerbatimChar"/>
            </w:rPr>
          </w:rPrChange>
        </w:rPr>
        <w:t xml:space="preserve">. Di Roma, a </w:t>
      </w:r>
      <w:proofErr w:type="spellStart"/>
      <w:r w:rsidRPr="005702CF">
        <w:rPr>
          <w:rStyle w:val="VerbatimChar"/>
          <w:lang w:val="fr-CH"/>
          <w:rPrChange w:id="509" w:author="Andy O'DWYER" w:date="2025-02-04T15:45:00Z">
            <w:rPr>
              <w:rStyle w:val="VerbatimChar"/>
            </w:rPr>
          </w:rPrChange>
        </w:rPr>
        <w:t>dì</w:t>
      </w:r>
      <w:proofErr w:type="spellEnd"/>
      <w:r w:rsidRPr="005702CF">
        <w:rPr>
          <w:rStyle w:val="VerbatimChar"/>
          <w:lang w:val="fr-CH"/>
          <w:rPrChange w:id="510" w:author="Andy O'DWYER" w:date="2025-02-04T15:45:00Z">
            <w:rPr>
              <w:rStyle w:val="VerbatimChar"/>
            </w:rPr>
          </w:rPrChange>
        </w:rPr>
        <w:t xml:space="preserve"> 27 di </w:t>
      </w:r>
      <w:proofErr w:type="spellStart"/>
      <w:r w:rsidRPr="005702CF">
        <w:rPr>
          <w:rStyle w:val="VerbatimChar"/>
          <w:lang w:val="fr-CH"/>
          <w:rPrChange w:id="511" w:author="Andy O'DWYER" w:date="2025-02-04T15:45:00Z">
            <w:rPr>
              <w:rStyle w:val="VerbatimChar"/>
            </w:rPr>
          </w:rPrChange>
        </w:rPr>
        <w:t>Agosto</w:t>
      </w:r>
      <w:proofErr w:type="spellEnd"/>
      <w:r w:rsidRPr="005702CF">
        <w:rPr>
          <w:rStyle w:val="VerbatimChar"/>
          <w:lang w:val="fr-CH"/>
          <w:rPrChange w:id="512" w:author="Andy O'DWYER" w:date="2025-02-04T15:45:00Z">
            <w:rPr>
              <w:rStyle w:val="VerbatimChar"/>
            </w:rPr>
          </w:rPrChange>
        </w:rPr>
        <w:t xml:space="preserve"> 1611.</w:t>
      </w:r>
    </w:p>
    <w:p w14:paraId="6EB4E9A1" w14:textId="77777777" w:rsidR="00207065" w:rsidRDefault="00000000">
      <w:pPr>
        <w:pStyle w:val="FirstParagraph"/>
      </w:pPr>
      <w:r>
        <w:t>Currently, the function “</w:t>
      </w:r>
      <w:proofErr w:type="spellStart"/>
      <w:r>
        <w:t>choose_doc</w:t>
      </w:r>
      <w:proofErr w:type="spellEnd"/>
      <w:r>
        <w:t>” is the primary contextualizer in the suite of tools and much more restricted than the pattern-based ideal described above. The function retrieves critical numeric and lexical information, presents those results as text, and saves images of graphs when appropriate. The output from choose_doc is admittedly long, so it will be evaluated in phases. The visualizations that accompany the quantitative output are loaded here as images. Student users can refer to the output to prompt exploration of other documents and authors that are similar. Specialists will likely be drawn to the lexical and chronological features to start an investigatory path. All users will be presented with what could be called the document's perspective on the corpus: how it relates to other documents without imposition of siloes of periodization, nationality, genre, or form.</w:t>
      </w:r>
    </w:p>
    <w:p w14:paraId="2D73AD0A" w14:textId="77777777" w:rsidR="00207065" w:rsidRDefault="00000000">
      <w:pPr>
        <w:pStyle w:val="SourceCode"/>
      </w:pPr>
      <w:r>
        <w:rPr>
          <w:rStyle w:val="KeywordTok"/>
        </w:rPr>
        <w:t>choose_doc</w:t>
      </w:r>
      <w:r>
        <w:rPr>
          <w:rStyle w:val="NormalTok"/>
        </w:rPr>
        <w:t xml:space="preserve">(text_attributes, corpus, </w:t>
      </w:r>
      <w:r>
        <w:rPr>
          <w:rStyle w:val="StringTok"/>
        </w:rPr>
        <w:t>"EdNaz574"</w:t>
      </w:r>
      <w:r>
        <w:rPr>
          <w:rStyle w:val="NormalTok"/>
        </w:rPr>
        <w:t>)</w:t>
      </w:r>
    </w:p>
    <w:p w14:paraId="49C233AC" w14:textId="77777777" w:rsidR="00207065" w:rsidRDefault="00000000">
      <w:pPr>
        <w:pStyle w:val="SourceCode"/>
      </w:pPr>
      <w:r>
        <w:rPr>
          <w:rStyle w:val="VerbatimChar"/>
        </w:rPr>
        <w:t>This is 1 of  8  documents written by  Sarrocchi, Margherita in the corpus.</w:t>
      </w:r>
      <w:r>
        <w:br/>
      </w:r>
      <w:r>
        <w:rPr>
          <w:rStyle w:val="VerbatimChar"/>
        </w:rPr>
        <w:t xml:space="preserve">The title is:  Carteggio </w:t>
      </w:r>
      <w:r>
        <w:br/>
      </w:r>
      <w:r>
        <w:br/>
      </w:r>
      <w:r>
        <w:rPr>
          <w:rStyle w:val="VerbatimChar"/>
        </w:rPr>
        <w:t>It was written or published  1611 .</w:t>
      </w:r>
      <w:r>
        <w:br/>
      </w:r>
      <w:r>
        <w:rPr>
          <w:rStyle w:val="VerbatimChar"/>
        </w:rPr>
        <w:t>104 document(s) was (were) dated (or published) in the same year.</w:t>
      </w:r>
      <w:r>
        <w:br/>
      </w:r>
      <w:r>
        <w:rPr>
          <w:rStyle w:val="VerbatimChar"/>
        </w:rPr>
        <w:t>325 document(s) was (were) dated (or published) in the years before it.</w:t>
      </w:r>
      <w:r>
        <w:br/>
      </w:r>
      <w:r>
        <w:rPr>
          <w:rStyle w:val="VerbatimChar"/>
        </w:rPr>
        <w:t xml:space="preserve"> 1909 document(s) was (were) dated (or published) in years after it.</w:t>
      </w:r>
      <w:r>
        <w:br/>
      </w:r>
      <w:r>
        <w:br/>
      </w:r>
      <w:r>
        <w:rPr>
          <w:rStyle w:val="VerbatimChar"/>
        </w:rPr>
        <w:t>The document has  489 tokens (unique strings of characters), not treating punctuation as a word.</w:t>
      </w:r>
      <w:r>
        <w:br/>
      </w:r>
      <w:r>
        <w:rPr>
          <w:rStyle w:val="VerbatimChar"/>
        </w:rPr>
        <w:t xml:space="preserve"> 659 document(s) is (are) longer.</w:t>
      </w:r>
      <w:r>
        <w:br/>
      </w:r>
      <w:r>
        <w:rPr>
          <w:rStyle w:val="VerbatimChar"/>
        </w:rPr>
        <w:t xml:space="preserve"> 1684 document(s) is (are) shorter.</w:t>
      </w:r>
      <w:r>
        <w:br/>
      </w:r>
      <w:r>
        <w:rPr>
          <w:rStyle w:val="VerbatimChar"/>
        </w:rPr>
        <w:t>3 document(s) is (are) the same length.</w:t>
      </w:r>
      <w:r>
        <w:br/>
      </w:r>
      <w:r>
        <w:br/>
      </w:r>
      <w:r>
        <w:rPr>
          <w:rStyle w:val="VerbatimChar"/>
        </w:rPr>
        <w:t>Here is some information about the type/token ratio, often a measure of linguistic complexity. A value closer to 1 indicates the frequent introduction of new words with little repetition.</w:t>
      </w:r>
      <w:r>
        <w:br/>
      </w:r>
      <w:r>
        <w:rPr>
          <w:rStyle w:val="VerbatimChar"/>
        </w:rPr>
        <w:t xml:space="preserve"> The TTR (includes punctuation as a token) for the document is: 0.6160338 .</w:t>
      </w:r>
      <w:r>
        <w:br/>
      </w:r>
      <w:r>
        <w:rPr>
          <w:rStyle w:val="VerbatimChar"/>
        </w:rPr>
        <w:t xml:space="preserve"> Documents in the same percentile in the corpus are: EdNaz2424 EdNaz4046 EdNaz1820 EdNaz3082 EdNaz3572 EdNaz3142 EdNaz526 EdNaz2649 EdNaz1770 EdNaz2995 EdNaz3324 EdNaz3355 EdNaz4040 EdNaz745 EdNaz68 EdNaz1360 EdNaz1028 EdNaz3206 EdNaz1192 EdNaz1197 151Letter1 675Letter1of1 999Letter2 </w:t>
      </w:r>
      <w:r>
        <w:br/>
      </w:r>
      <w:r>
        <w:rPr>
          <w:rStyle w:val="VerbatimChar"/>
        </w:rPr>
        <w:t xml:space="preserve"> The TTR (not including punctuation as a token) for the document is: 0.5439673 .</w:t>
      </w:r>
      <w:r>
        <w:br/>
      </w:r>
      <w:r>
        <w:rPr>
          <w:rStyle w:val="VerbatimChar"/>
        </w:rPr>
        <w:t xml:space="preserve"> Documents in the same percentile in the corpus are: EdNaz2428 EdNaz3495 </w:t>
      </w:r>
      <w:r>
        <w:rPr>
          <w:rStyle w:val="VerbatimChar"/>
        </w:rPr>
        <w:lastRenderedPageBreak/>
        <w:t xml:space="preserve">EdNaz1781 EdNaz2330 EdNaz896 EdNaz1476 EdNaz1008 EdNaz3850 EdNaz2497 EdNaz2547 EdNaz1805 EdNaz3292 EdNaz445 EdNaz291 EdNaz3008 EdNaz1421 EdNaz1359 EdNaz813 EdNaz563 EdNaz4008 1352Letter2 1033Letter2 1189Letter2 </w:t>
      </w:r>
      <w:r>
        <w:br/>
      </w:r>
      <w:r>
        <w:br/>
      </w:r>
      <w:r>
        <w:rPr>
          <w:rStyle w:val="VerbatimChar"/>
        </w:rPr>
        <w:t>The vocabulary in this document is notable for the following reasons:</w:t>
      </w:r>
      <w:r>
        <w:br/>
      </w:r>
      <w:r>
        <w:rPr>
          <w:rStyle w:val="VerbatimChar"/>
        </w:rPr>
        <w:t>This is the only document in the corpus that uses the following words:  achademici acquetarebbe aggira congiunge disdetti essendosene gambergere hebb irritrovarmi matemateci piendo recevetti resposi sitione .</w:t>
      </w:r>
      <w:r>
        <w:br/>
      </w:r>
      <w:r>
        <w:rPr>
          <w:rStyle w:val="VerbatimChar"/>
        </w:rPr>
        <w:t>This document does not include 595 of the words that have the highest frequency (the words in the 99th percentile):</w:t>
      </w:r>
      <w:r>
        <w:br/>
      </w:r>
      <w:r>
        <w:rPr>
          <w:rStyle w:val="VerbatimChar"/>
        </w:rPr>
        <w:t>To see these words (there may be hundreds of them), run the cell below.</w:t>
      </w:r>
      <w:r>
        <w:br/>
      </w:r>
      <w:r>
        <w:br/>
      </w:r>
      <w:r>
        <w:rPr>
          <w:rStyle w:val="VerbatimChar"/>
        </w:rPr>
        <w:t>Patterns of use of high frequency words can identify similar styles using two measurements.</w:t>
      </w:r>
      <w:r>
        <w:br/>
      </w:r>
      <w:r>
        <w:rPr>
          <w:rStyle w:val="VerbatimChar"/>
        </w:rPr>
        <w:tab/>
        <w:t xml:space="preserve"> One measurement, Euclidean distance, describes direct correspondence of word use frequency:</w:t>
      </w:r>
      <w:r>
        <w:br/>
      </w:r>
      <w:r>
        <w:rPr>
          <w:rStyle w:val="VerbatimChar"/>
        </w:rPr>
        <w:t xml:space="preserve"> The most similar document to EdNaz574 is EdNaz3104 . The least similar is EdNaz226 .</w:t>
      </w:r>
      <w:r>
        <w:br/>
      </w:r>
      <w:r>
        <w:rPr>
          <w:rStyle w:val="VerbatimChar"/>
        </w:rPr>
        <w:t>The second type of measurement is Cosine similarity, which describes proportional correspondence of word use frequency:</w:t>
      </w:r>
      <w:r>
        <w:br/>
      </w:r>
      <w:r>
        <w:rPr>
          <w:rStyle w:val="VerbatimChar"/>
        </w:rPr>
        <w:t xml:space="preserve"> The most similar document according to this measurement is EdNaz3104 . The least similar is EdNaz4180 .</w:t>
      </w:r>
      <w:r>
        <w:br/>
      </w:r>
      <w:r>
        <w:br/>
      </w:r>
      <w:r>
        <w:rPr>
          <w:rStyle w:val="VerbatimChar"/>
        </w:rPr>
        <w:t>Topic modeling offers another way to see connections. This document is associated with the following topics in the corpus:</w:t>
      </w:r>
      <w:r>
        <w:br/>
      </w:r>
      <w:r>
        <w:rPr>
          <w:rStyle w:val="VerbatimChar"/>
        </w:rPr>
        <w:t xml:space="preserve">Topic 1 73.15175 %: molto.e..piu..ill.ecc.mo.perche..p.ogni.tanto.ella.altro.galileo.qualche.cosa.mani.fatto.stato.pero..sigli.bene.poi.galilei.gia..sli </w:t>
      </w:r>
      <w:r>
        <w:br/>
      </w:r>
      <w:r>
        <w:rPr>
          <w:rStyle w:val="VerbatimChar"/>
        </w:rPr>
        <w:t xml:space="preserve">Topic 2 16.34241 %: e..piu..sole.terra.cosi..parte.quali.sopra.altro.esser.moto.perche..poi.ne..tanto.quando.altra.essere.due.altri.puo..intorno.anco.si..solo </w:t>
      </w:r>
      <w:r>
        <w:br/>
      </w:r>
      <w:r>
        <w:rPr>
          <w:rStyle w:val="VerbatimChar"/>
        </w:rPr>
        <w:t xml:space="preserve">Topic 3 7.782101 %: sti.sigti.eccti.ulti.serti.lincei.affti.ossti.cesi.luca.fed.apelle.cigoli.salviati.valerio.solari.line.velsero.machie.terza.margherita.ridolfi.avisi.peripatetici.demisiani </w:t>
      </w:r>
    </w:p>
    <w:p w14:paraId="3A451B8F" w14:textId="77777777" w:rsidR="00207065" w:rsidRDefault="00000000">
      <w:pPr>
        <w:pStyle w:val="FirstParagraph"/>
      </w:pPr>
      <w:r>
        <w:t xml:space="preserve">There are 8 documents written by Sarrocchi in the corpus overall, but only 4 appear in this subcorpus related to instruments and materials. That discrepancy should prompt a query for her other letters (and eventually the full text). She wrote to Bettoli in 1611, soon after Galileo had returned to Tuscany upon publishing his discoveries with the telescope. The barplot that is generated by the same function for contextualizing years (seen in Figure 5 above) visualizes that context in terms of quantities of letters that exist in the subcorpus. 1611 is in the top 5 years for which letters have survived in the various archives represented by the data. The chronological information indicates that Sarrocchi's enthusiastic confirmation of Galileo's observations was sent during a year of intensive correspondence. One might start to wonder how Sarrocchi became part of this first wave of interest in instruments and materials, particularly since she was not one of the earliest writers on these topics. This should also prompt an interative use of the code to </w:t>
      </w:r>
      <w:r>
        <w:lastRenderedPageBreak/>
        <w:t>contextualize her other letters chronologically. A convenient additional feature would be to plot all of the writer's documents against the backdrop of the corpus.</w:t>
      </w:r>
    </w:p>
    <w:p w14:paraId="083F2122" w14:textId="77777777" w:rsidR="00207065" w:rsidRDefault="00000000">
      <w:pPr>
        <w:pStyle w:val="BodyText"/>
      </w:pPr>
      <w:r>
        <w:t>An embedded function within choose_doc contextualizes the length of a document in comparison to the lengths of other documents in the subcorpus. Sarrocchi was writing longer letters than the average correspondent in this subcorpus. In addition to the prose readout from the code cell, prototype users saved a graph that plots lengths for the entire subcorpus.</w:t>
      </w:r>
    </w:p>
    <w:p w14:paraId="78E6C334" w14:textId="77777777" w:rsidR="00207065" w:rsidRDefault="00000000">
      <w:pPr>
        <w:pStyle w:val="SourceCode"/>
      </w:pPr>
      <w:r>
        <w:rPr>
          <w:rStyle w:val="KeywordTok"/>
        </w:rPr>
        <w:t>display_png</w:t>
      </w:r>
      <w:r>
        <w:rPr>
          <w:rStyle w:val="NormalTok"/>
        </w:rPr>
        <w:t>(</w:t>
      </w:r>
      <w:r>
        <w:rPr>
          <w:rStyle w:val="DataTypeTok"/>
        </w:rPr>
        <w:t>file=</w:t>
      </w:r>
      <w:r>
        <w:rPr>
          <w:rStyle w:val="StringTok"/>
        </w:rPr>
        <w:t>"./media/EdNaz574LengthComparison.png"</w:t>
      </w:r>
      <w:r>
        <w:rPr>
          <w:rStyle w:val="NormalTok"/>
        </w:rPr>
        <w:t>)</w:t>
      </w:r>
    </w:p>
    <w:p w14:paraId="47DBA863" w14:textId="77777777" w:rsidR="00207065" w:rsidRDefault="00000000">
      <w:pPr>
        <w:pStyle w:val="FirstParagraph"/>
      </w:pPr>
      <w:r>
        <w:rPr>
          <w:noProof/>
        </w:rPr>
        <w:drawing>
          <wp:inline distT="0" distB="0" distL="0" distR="0" wp14:anchorId="28313754" wp14:editId="0324594D">
            <wp:extent cx="5334000" cy="5334000"/>
            <wp:effectExtent l="0" t="0" r="0" b="0"/>
            <wp:docPr id="420431815" name="Picture"/>
            <wp:cNvGraphicFramePr/>
            <a:graphic xmlns:a="http://schemas.openxmlformats.org/drawingml/2006/main">
              <a:graphicData uri="http://schemas.openxmlformats.org/drawingml/2006/picture">
                <pic:pic xmlns:pic="http://schemas.openxmlformats.org/drawingml/2006/picture">
                  <pic:nvPicPr>
                    <pic:cNvPr id="0" name="Picture" descr="b9cc1292836162cfca19f816253dac825ba7a09d.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50D7B99A" w14:textId="77777777" w:rsidR="00207065" w:rsidRDefault="00000000">
      <w:pPr>
        <w:pStyle w:val="BodyText"/>
      </w:pPr>
      <w:r>
        <w:t xml:space="preserve">While perhaps initially disorienting, the plot in Figure 6 shows, for example, that 11 documents are ~250 words long (the dot farthest to the right). 11 are slightly longer than 500 (the dot to its left). At the left side of the graph, length variation increases. The y-axis is a logarithmic scale to account for the handful of documents that are around 10,000 words in length. The context shows how unusual in this subcorpus are documents of the same </w:t>
      </w:r>
      <w:r>
        <w:lastRenderedPageBreak/>
        <w:t>length. Red dots lower than Sarrocchi's blue dot are letters that are shorter, those higher are longer. It is not unusual for letters to have the same length. To assist with pattern-based inquiry, this function should be expanded to be able to reverse the query based on the location of a point on the plot. This would increase the juxtaposition circumstances for the texts and would help to identify Sarrocchi's variation in all of her letters (or not).</w:t>
      </w:r>
    </w:p>
    <w:p w14:paraId="7EF82867" w14:textId="77777777" w:rsidR="00207065" w:rsidRDefault="00000000">
      <w:pPr>
        <w:pStyle w:val="BodyText"/>
      </w:pPr>
      <w:r>
        <w:t>Beyond quantity of terms, the code also reveals proportionality of lexical choices. One of the visual outputs is a comparative type-token ratio scatterplot (Figure 7, below). This can be a way to understand repetition and complexity in documents by comparing unique word forms to the total number of words in a text. The figure compares the lexical complexity of a specific document (in blue), with or without punctuation, to works by Galileo and works by other authors. Importantly, the points with a TTR value of 1.0, meaning that no words are repeated in the document, are short excerpts from letters that were transcribed into the National Edition. They are sometimes so short as to be phrases or incomplete sentences. Sarrocchi's letter is not as lexically complex as most of the documents in the subcorpus. Here Sarrocchi's use of terms is seen in comparison to Galileo directly and against the backdrop of other authors in the subcorpus. The juxtaposition reveals more repetition in her letter than in those written by others.</w:t>
      </w:r>
    </w:p>
    <w:p w14:paraId="1132E0FF" w14:textId="77777777" w:rsidR="00207065" w:rsidRDefault="00000000">
      <w:pPr>
        <w:pStyle w:val="SourceCode"/>
      </w:pPr>
      <w:r>
        <w:rPr>
          <w:rStyle w:val="KeywordTok"/>
        </w:rPr>
        <w:t>display_png</w:t>
      </w:r>
      <w:r>
        <w:rPr>
          <w:rStyle w:val="NormalTok"/>
        </w:rPr>
        <w:t>(</w:t>
      </w:r>
      <w:r>
        <w:rPr>
          <w:rStyle w:val="DataTypeTok"/>
        </w:rPr>
        <w:t>file=</w:t>
      </w:r>
      <w:r>
        <w:rPr>
          <w:rStyle w:val="StringTok"/>
        </w:rPr>
        <w:t>"./media/EdNaz574TTRComparison.png"</w:t>
      </w:r>
      <w:r>
        <w:rPr>
          <w:rStyle w:val="NormalTok"/>
        </w:rPr>
        <w:t>)</w:t>
      </w:r>
    </w:p>
    <w:p w14:paraId="67EE4790" w14:textId="77777777" w:rsidR="00207065" w:rsidRDefault="00000000">
      <w:pPr>
        <w:pStyle w:val="FirstParagraph"/>
      </w:pPr>
      <w:r>
        <w:rPr>
          <w:noProof/>
        </w:rPr>
        <w:drawing>
          <wp:inline distT="0" distB="0" distL="0" distR="0" wp14:anchorId="248292E6" wp14:editId="404A56AD">
            <wp:extent cx="5334000" cy="2667000"/>
            <wp:effectExtent l="0" t="0" r="0" b="0"/>
            <wp:docPr id="1298844520" name="Picture"/>
            <wp:cNvGraphicFramePr/>
            <a:graphic xmlns:a="http://schemas.openxmlformats.org/drawingml/2006/main">
              <a:graphicData uri="http://schemas.openxmlformats.org/drawingml/2006/picture">
                <pic:pic xmlns:pic="http://schemas.openxmlformats.org/drawingml/2006/picture">
                  <pic:nvPicPr>
                    <pic:cNvPr id="0" name="Picture" descr="146bc27183e64fd0080cb823cceda489bc2e5253.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3B3C509B" w14:textId="77777777" w:rsidR="00207065" w:rsidRDefault="00000000">
      <w:pPr>
        <w:pStyle w:val="BodyText"/>
      </w:pPr>
      <w:r>
        <w:t xml:space="preserve">Admittedly, the distinction between counting or not counting punctuation might be negligible. However, Galileo's prose is built on clauses and subclauses, so counting words followed by punctuation as a token helps to capture something about the prominence and variation within that stylistic element. For example, a document 1000 words long with 500 unique word types has a TTR of 50%. If the letter writer uses punctuation to establish rhythm and structure in her sentences, at a rate of one mark for every 5 words, the number of unique types could be as high as 700 (since </w:t>
      </w:r>
      <w:r>
        <w:rPr>
          <w:i/>
        </w:rPr>
        <w:t>philosophy</w:t>
      </w:r>
      <w:r>
        <w:t xml:space="preserve"> and </w:t>
      </w:r>
      <w:r>
        <w:rPr>
          <w:i/>
        </w:rPr>
        <w:t>philosophy,</w:t>
      </w:r>
      <w:r>
        <w:t xml:space="preserve"> would be treated as distinct strings of characters), while the length remains the same. Then the TTR would be 70%. If she has long sentences structured around connective words rather than </w:t>
      </w:r>
      <w:r>
        <w:lastRenderedPageBreak/>
        <w:t>punctuation, the number of types will only increase by a small percentage. Such measurements invite more opportunities to design pattern-based inquiry options.</w:t>
      </w:r>
    </w:p>
    <w:p w14:paraId="13ED165D" w14:textId="77777777" w:rsidR="00207065" w:rsidRDefault="00000000">
      <w:pPr>
        <w:pStyle w:val="BodyText"/>
      </w:pPr>
      <w:r>
        <w:t>The function “choose_doc” also allows a user to see unique vocabulary and surprising omissions of words that are otherwise popular in the corpus. With Sarrocchi's letter, specialists will be interested in the output that reports in her apparently unique use of "achademici" and "matemateci", both of which are distinct spellings of the standard Italian terms academici (academicians) and matematici (mathematicians). Computational tools that rely on underlying use of dictionaries, language models, or lexica combine these variations into one result. In a corpus like the Galileo correspondence or his library, that would mean sifting through hundreds of results for "matematici" that might have instead used the variant.</w:t>
      </w:r>
    </w:p>
    <w:p w14:paraId="097FAF47" w14:textId="77777777" w:rsidR="00207065" w:rsidRDefault="00000000">
      <w:pPr>
        <w:pStyle w:val="BodyText"/>
      </w:pPr>
      <w:r>
        <w:t xml:space="preserve">Importantly, the function identifies what writers were </w:t>
      </w:r>
      <w:r>
        <w:rPr>
          <w:i/>
        </w:rPr>
        <w:t>not</w:t>
      </w:r>
      <w:r>
        <w:t xml:space="preserve"> talking about alongside what they were. From what conversations were they excluded? What topics did they avoid even though they could have addressed them? The function "TopWordsNotInText" (so-named for transparency to novice coders) allows the user to probe the output from "choose_doc" more deeply.</w:t>
      </w:r>
    </w:p>
    <w:p w14:paraId="0273E0D5" w14:textId="77777777" w:rsidR="00207065" w:rsidRDefault="00000000">
      <w:pPr>
        <w:pStyle w:val="SourceCode"/>
      </w:pPr>
      <w:r>
        <w:rPr>
          <w:rStyle w:val="CommentTok"/>
        </w:rPr>
        <w:t>#Please put the Document ID in quotation marks to the left of this comment.</w:t>
      </w:r>
      <w:r>
        <w:br/>
      </w:r>
      <w:r>
        <w:rPr>
          <w:rStyle w:val="NormalTok"/>
        </w:rPr>
        <w:t>ID &lt;-</w:t>
      </w:r>
      <w:r>
        <w:rPr>
          <w:rStyle w:val="StringTok"/>
        </w:rPr>
        <w:t xml:space="preserve"> "EdNaz574"</w:t>
      </w:r>
      <w:r>
        <w:br/>
      </w:r>
      <w:r>
        <w:rPr>
          <w:rStyle w:val="CommentTok"/>
        </w:rPr>
        <w:t># Call the TopWordsNotInText function and store the result in a dataframe</w:t>
      </w:r>
      <w:r>
        <w:br/>
      </w:r>
      <w:r>
        <w:rPr>
          <w:rStyle w:val="NormalTok"/>
        </w:rPr>
        <w:t>result &lt;-</w:t>
      </w:r>
      <w:r>
        <w:rPr>
          <w:rStyle w:val="StringTok"/>
        </w:rPr>
        <w:t xml:space="preserve"> </w:t>
      </w:r>
      <w:r>
        <w:rPr>
          <w:rStyle w:val="KeywordTok"/>
        </w:rPr>
        <w:t>TopWordsNotInText</w:t>
      </w:r>
      <w:r>
        <w:rPr>
          <w:rStyle w:val="NormalTok"/>
        </w:rPr>
        <w:t>(text_attributes, ID)</w:t>
      </w:r>
      <w:r>
        <w:br/>
      </w:r>
      <w:r>
        <w:br/>
      </w:r>
      <w:r>
        <w:rPr>
          <w:rStyle w:val="CommentTok"/>
        </w:rPr>
        <w:t># Ensure the result is a dataframe</w:t>
      </w:r>
      <w:r>
        <w:br/>
      </w:r>
      <w:r>
        <w:rPr>
          <w:rStyle w:val="NormalTok"/>
        </w:rPr>
        <w:t>result_df &lt;-</w:t>
      </w:r>
      <w:r>
        <w:rPr>
          <w:rStyle w:val="StringTok"/>
        </w:rPr>
        <w:t xml:space="preserve"> </w:t>
      </w:r>
      <w:r>
        <w:rPr>
          <w:rStyle w:val="KeywordTok"/>
        </w:rPr>
        <w:t>as.data.frame</w:t>
      </w:r>
      <w:r>
        <w:rPr>
          <w:rStyle w:val="NormalTok"/>
        </w:rPr>
        <w:t>(result)</w:t>
      </w:r>
      <w:r>
        <w:br/>
      </w:r>
      <w:r>
        <w:br/>
      </w:r>
      <w:r>
        <w:rPr>
          <w:rStyle w:val="CommentTok"/>
        </w:rPr>
        <w:t># Add an index column</w:t>
      </w:r>
      <w:r>
        <w:br/>
      </w:r>
      <w:r>
        <w:rPr>
          <w:rStyle w:val="NormalTok"/>
        </w:rPr>
        <w:t>result_df</w:t>
      </w:r>
      <w:r>
        <w:rPr>
          <w:rStyle w:val="OperatorTok"/>
        </w:rPr>
        <w:t>$</w:t>
      </w:r>
      <w:r>
        <w:rPr>
          <w:rStyle w:val="NormalTok"/>
        </w:rPr>
        <w:t>Index &lt;-</w:t>
      </w:r>
      <w:r>
        <w:rPr>
          <w:rStyle w:val="StringTok"/>
        </w:rPr>
        <w:t xml:space="preserve"> </w:t>
      </w:r>
      <w:r>
        <w:rPr>
          <w:rStyle w:val="KeywordTok"/>
        </w:rPr>
        <w:t>seq.int</w:t>
      </w:r>
      <w:r>
        <w:rPr>
          <w:rStyle w:val="NormalTok"/>
        </w:rPr>
        <w:t>(</w:t>
      </w:r>
      <w:r>
        <w:rPr>
          <w:rStyle w:val="KeywordTok"/>
        </w:rPr>
        <w:t>nrow</w:t>
      </w:r>
      <w:r>
        <w:rPr>
          <w:rStyle w:val="NormalTok"/>
        </w:rPr>
        <w:t>(result_df))</w:t>
      </w:r>
      <w:r>
        <w:br/>
      </w:r>
      <w:r>
        <w:br/>
      </w:r>
      <w:r>
        <w:rPr>
          <w:rStyle w:val="CommentTok"/>
        </w:rPr>
        <w:t># Reorder columns to have the index first</w:t>
      </w:r>
      <w:r>
        <w:br/>
      </w:r>
      <w:r>
        <w:rPr>
          <w:rStyle w:val="NormalTok"/>
        </w:rPr>
        <w:t>result_df &lt;-</w:t>
      </w:r>
      <w:r>
        <w:rPr>
          <w:rStyle w:val="StringTok"/>
        </w:rPr>
        <w:t xml:space="preserve"> </w:t>
      </w:r>
      <w:r>
        <w:rPr>
          <w:rStyle w:val="NormalTok"/>
        </w:rPr>
        <w:t xml:space="preserve">result_df[, </w:t>
      </w:r>
      <w:r>
        <w:rPr>
          <w:rStyle w:val="KeywordTok"/>
        </w:rPr>
        <w:t>c</w:t>
      </w:r>
      <w:r>
        <w:rPr>
          <w:rStyle w:val="NormalTok"/>
        </w:rPr>
        <w:t>(</w:t>
      </w:r>
      <w:r>
        <w:rPr>
          <w:rStyle w:val="StringTok"/>
        </w:rPr>
        <w:t>"Index"</w:t>
      </w:r>
      <w:r>
        <w:rPr>
          <w:rStyle w:val="NormalTok"/>
        </w:rPr>
        <w:t xml:space="preserve">, </w:t>
      </w:r>
      <w:r>
        <w:rPr>
          <w:rStyle w:val="KeywordTok"/>
        </w:rPr>
        <w:t>names</w:t>
      </w:r>
      <w:r>
        <w:rPr>
          <w:rStyle w:val="NormalTok"/>
        </w:rPr>
        <w:t>(result_df)[</w:t>
      </w:r>
      <w:r>
        <w:rPr>
          <w:rStyle w:val="KeywordTok"/>
        </w:rPr>
        <w:t>names</w:t>
      </w:r>
      <w:r>
        <w:rPr>
          <w:rStyle w:val="NormalTok"/>
        </w:rPr>
        <w:t xml:space="preserve">(result_df) </w:t>
      </w:r>
      <w:r>
        <w:rPr>
          <w:rStyle w:val="OperatorTok"/>
        </w:rPr>
        <w:t>!=</w:t>
      </w:r>
      <w:r>
        <w:rPr>
          <w:rStyle w:val="StringTok"/>
        </w:rPr>
        <w:t xml:space="preserve"> "Index"</w:t>
      </w:r>
      <w:r>
        <w:rPr>
          <w:rStyle w:val="NormalTok"/>
        </w:rPr>
        <w:t>])]</w:t>
      </w:r>
      <w:r>
        <w:br/>
      </w:r>
      <w:r>
        <w:br/>
      </w:r>
      <w:r>
        <w:rPr>
          <w:rStyle w:val="CommentTok"/>
        </w:rPr>
        <w:t># Set the maximum number of rows to display to a large number</w:t>
      </w:r>
      <w:r>
        <w:br/>
      </w:r>
      <w:r>
        <w:rPr>
          <w:rStyle w:val="KeywordTok"/>
        </w:rPr>
        <w:t>options</w:t>
      </w:r>
      <w:r>
        <w:rPr>
          <w:rStyle w:val="NormalTok"/>
        </w:rPr>
        <w:t>(</w:t>
      </w:r>
      <w:r>
        <w:rPr>
          <w:rStyle w:val="DataTypeTok"/>
        </w:rPr>
        <w:t>repr.matrix.max.rows =</w:t>
      </w:r>
      <w:r>
        <w:rPr>
          <w:rStyle w:val="NormalTok"/>
        </w:rPr>
        <w:t xml:space="preserve"> </w:t>
      </w:r>
      <w:r>
        <w:rPr>
          <w:rStyle w:val="KeywordTok"/>
        </w:rPr>
        <w:t>nrow</w:t>
      </w:r>
      <w:r>
        <w:rPr>
          <w:rStyle w:val="NormalTok"/>
        </w:rPr>
        <w:t>(result_df))</w:t>
      </w:r>
      <w:r>
        <w:br/>
      </w:r>
      <w:r>
        <w:br/>
      </w:r>
      <w:r>
        <w:rPr>
          <w:rStyle w:val="CommentTok"/>
        </w:rPr>
        <w:t># Display the dataframe</w:t>
      </w:r>
      <w:r>
        <w:br/>
      </w:r>
      <w:r>
        <w:rPr>
          <w:rStyle w:val="KeywordTok"/>
        </w:rPr>
        <w:t>display</w:t>
      </w:r>
      <w:r>
        <w:rPr>
          <w:rStyle w:val="NormalTok"/>
        </w:rPr>
        <w:t>(result_df)</w:t>
      </w:r>
    </w:p>
    <w:p w14:paraId="3284FB09" w14:textId="77777777" w:rsidR="00207065" w:rsidRDefault="00000000">
      <w:pPr>
        <w:pStyle w:val="SourceCode"/>
      </w:pPr>
      <w:r>
        <w:rPr>
          <w:rStyle w:val="VerbatimChar"/>
        </w:rPr>
        <w:t xml:space="preserve">    Index result         </w:t>
      </w:r>
      <w:r>
        <w:br/>
      </w:r>
      <w:r>
        <w:rPr>
          <w:rStyle w:val="VerbatimChar"/>
        </w:rPr>
        <w:t xml:space="preserve">1     1   più            </w:t>
      </w:r>
      <w:r>
        <w:br/>
      </w:r>
      <w:r>
        <w:rPr>
          <w:rStyle w:val="VerbatimChar"/>
        </w:rPr>
        <w:t xml:space="preserve">2     2   suo            </w:t>
      </w:r>
      <w:r>
        <w:br/>
      </w:r>
      <w:r>
        <w:rPr>
          <w:rStyle w:val="VerbatimChar"/>
        </w:rPr>
        <w:t xml:space="preserve">3     3   d              </w:t>
      </w:r>
      <w:r>
        <w:br/>
      </w:r>
      <w:r>
        <w:rPr>
          <w:rStyle w:val="VerbatimChar"/>
        </w:rPr>
        <w:t xml:space="preserve">4     4   sig            </w:t>
      </w:r>
      <w:r>
        <w:br/>
      </w:r>
      <w:r>
        <w:rPr>
          <w:rStyle w:val="VerbatimChar"/>
        </w:rPr>
        <w:t xml:space="preserve">5     5   o              </w:t>
      </w:r>
      <w:r>
        <w:br/>
      </w:r>
      <w:r>
        <w:rPr>
          <w:rStyle w:val="VerbatimChar"/>
        </w:rPr>
        <w:t xml:space="preserve">6     6   1              </w:t>
      </w:r>
      <w:r>
        <w:br/>
      </w:r>
      <w:r>
        <w:rPr>
          <w:rStyle w:val="VerbatimChar"/>
        </w:rPr>
        <w:t xml:space="preserve">7     7   r              </w:t>
      </w:r>
      <w:r>
        <w:br/>
      </w:r>
      <w:r>
        <w:rPr>
          <w:rStyle w:val="VerbatimChar"/>
        </w:rPr>
        <w:t xml:space="preserve">8     8   ill            </w:t>
      </w:r>
      <w:r>
        <w:br/>
      </w:r>
      <w:r>
        <w:rPr>
          <w:rStyle w:val="VerbatimChar"/>
        </w:rPr>
        <w:lastRenderedPageBreak/>
        <w:t xml:space="preserve">9     9   nel            </w:t>
      </w:r>
      <w:r>
        <w:br/>
      </w:r>
      <w:r>
        <w:rPr>
          <w:rStyle w:val="VerbatimChar"/>
        </w:rPr>
        <w:t xml:space="preserve">10   10   ecc            </w:t>
      </w:r>
      <w:r>
        <w:br/>
      </w:r>
      <w:r>
        <w:rPr>
          <w:rStyle w:val="VerbatimChar"/>
        </w:rPr>
        <w:t xml:space="preserve">11   11   questa         </w:t>
      </w:r>
      <w:r>
        <w:br/>
      </w:r>
      <w:r>
        <w:rPr>
          <w:rStyle w:val="VerbatimChar"/>
        </w:rPr>
        <w:t xml:space="preserve">12   12   sia            </w:t>
      </w:r>
      <w:r>
        <w:br/>
      </w:r>
      <w:r>
        <w:rPr>
          <w:rStyle w:val="VerbatimChar"/>
        </w:rPr>
        <w:t xml:space="preserve">13   13   mo             </w:t>
      </w:r>
      <w:r>
        <w:br/>
      </w:r>
      <w:r>
        <w:rPr>
          <w:rStyle w:val="VerbatimChar"/>
        </w:rPr>
        <w:t xml:space="preserve">14   14   dell           </w:t>
      </w:r>
      <w:r>
        <w:br/>
      </w:r>
      <w:r>
        <w:rPr>
          <w:rStyle w:val="VerbatimChar"/>
        </w:rPr>
        <w:t xml:space="preserve">15   15   0              </w:t>
      </w:r>
      <w:r>
        <w:br/>
      </w:r>
      <w:r>
        <w:rPr>
          <w:rStyle w:val="VerbatimChar"/>
        </w:rPr>
        <w:t xml:space="preserve">16   16   nella          </w:t>
      </w:r>
      <w:r>
        <w:br/>
      </w:r>
      <w:r>
        <w:rPr>
          <w:rStyle w:val="VerbatimChar"/>
        </w:rPr>
        <w:t xml:space="preserve">17   17   lei            </w:t>
      </w:r>
      <w:r>
        <w:br/>
      </w:r>
      <w:r>
        <w:rPr>
          <w:rStyle w:val="VerbatimChar"/>
        </w:rPr>
        <w:t xml:space="preserve">18   18   cosa           </w:t>
      </w:r>
      <w:r>
        <w:br/>
      </w:r>
      <w:r>
        <w:rPr>
          <w:rStyle w:val="VerbatimChar"/>
        </w:rPr>
        <w:t xml:space="preserve">19   19   quali          </w:t>
      </w:r>
      <w:r>
        <w:br/>
      </w:r>
      <w:r>
        <w:rPr>
          <w:rStyle w:val="VerbatimChar"/>
        </w:rPr>
        <w:t xml:space="preserve">20   20   qualche        </w:t>
      </w:r>
      <w:r>
        <w:br/>
      </w:r>
      <w:r>
        <w:rPr>
          <w:rStyle w:val="VerbatimChar"/>
        </w:rPr>
        <w:t xml:space="preserve">21   21   altri          </w:t>
      </w:r>
      <w:r>
        <w:br/>
      </w:r>
      <w:r>
        <w:rPr>
          <w:rStyle w:val="VerbatimChar"/>
        </w:rPr>
        <w:t xml:space="preserve">22   22   parte          </w:t>
      </w:r>
      <w:r>
        <w:br/>
      </w:r>
      <w:r>
        <w:rPr>
          <w:rStyle w:val="VerbatimChar"/>
        </w:rPr>
        <w:t xml:space="preserve">23   23   anco           </w:t>
      </w:r>
      <w:r>
        <w:br/>
      </w:r>
      <w:r>
        <w:rPr>
          <w:rStyle w:val="VerbatimChar"/>
        </w:rPr>
        <w:t xml:space="preserve">24   24   esser          </w:t>
      </w:r>
      <w:r>
        <w:br/>
      </w:r>
      <w:r>
        <w:rPr>
          <w:rStyle w:val="VerbatimChar"/>
        </w:rPr>
        <w:t xml:space="preserve">25   25   quella         </w:t>
      </w:r>
      <w:r>
        <w:br/>
      </w:r>
      <w:r>
        <w:rPr>
          <w:rStyle w:val="VerbatimChar"/>
        </w:rPr>
        <w:t xml:space="preserve">26   26   cose           </w:t>
      </w:r>
      <w:r>
        <w:br/>
      </w:r>
      <w:r>
        <w:rPr>
          <w:rStyle w:val="VerbatimChar"/>
        </w:rPr>
        <w:t xml:space="preserve">27   27   galileo        </w:t>
      </w:r>
      <w:r>
        <w:br/>
      </w:r>
      <w:r>
        <w:rPr>
          <w:rStyle w:val="VerbatimChar"/>
        </w:rPr>
        <w:t xml:space="preserve">28   28   nè             </w:t>
      </w:r>
      <w:r>
        <w:br/>
      </w:r>
      <w:r>
        <w:rPr>
          <w:rStyle w:val="VerbatimChar"/>
        </w:rPr>
        <w:t xml:space="preserve">29   29   quel           </w:t>
      </w:r>
      <w:r>
        <w:br/>
      </w:r>
      <w:r>
        <w:rPr>
          <w:rStyle w:val="VerbatimChar"/>
        </w:rPr>
        <w:t xml:space="preserve">30   30   bene           </w:t>
      </w:r>
      <w:r>
        <w:br/>
      </w:r>
      <w:r>
        <w:rPr>
          <w:rStyle w:val="VerbatimChar"/>
        </w:rPr>
        <w:t xml:space="preserve">31   31   qui            </w:t>
      </w:r>
      <w:r>
        <w:br/>
      </w:r>
      <w:r>
        <w:rPr>
          <w:rStyle w:val="VerbatimChar"/>
        </w:rPr>
        <w:t xml:space="preserve">32   32   tempo          </w:t>
      </w:r>
      <w:r>
        <w:br/>
      </w:r>
      <w:r>
        <w:rPr>
          <w:rStyle w:val="VerbatimChar"/>
        </w:rPr>
        <w:t xml:space="preserve">33   33   stato          </w:t>
      </w:r>
      <w:r>
        <w:br/>
      </w:r>
      <w:r>
        <w:rPr>
          <w:rStyle w:val="VerbatimChar"/>
        </w:rPr>
        <w:t xml:space="preserve">34   34   all            </w:t>
      </w:r>
      <w:r>
        <w:br/>
      </w:r>
      <w:r>
        <w:rPr>
          <w:rStyle w:val="VerbatimChar"/>
        </w:rPr>
        <w:t xml:space="preserve">35   35   già            </w:t>
      </w:r>
      <w:r>
        <w:br/>
      </w:r>
      <w:r>
        <w:rPr>
          <w:rStyle w:val="VerbatimChar"/>
        </w:rPr>
        <w:t xml:space="preserve">36   36   mani           </w:t>
      </w:r>
      <w:r>
        <w:br/>
      </w:r>
      <w:r>
        <w:rPr>
          <w:rStyle w:val="VerbatimChar"/>
        </w:rPr>
        <w:t xml:space="preserve">37   37   sì             </w:t>
      </w:r>
      <w:r>
        <w:br/>
      </w:r>
      <w:r>
        <w:rPr>
          <w:rStyle w:val="VerbatimChar"/>
        </w:rPr>
        <w:t xml:space="preserve">38   38   tutti          </w:t>
      </w:r>
      <w:r>
        <w:br/>
      </w:r>
      <w:r>
        <w:rPr>
          <w:rStyle w:val="VerbatimChar"/>
        </w:rPr>
        <w:t xml:space="preserve">39   39   galilei        </w:t>
      </w:r>
      <w:r>
        <w:br/>
      </w:r>
      <w:r>
        <w:rPr>
          <w:rStyle w:val="VerbatimChar"/>
        </w:rPr>
        <w:t xml:space="preserve">40   40   sarà           </w:t>
      </w:r>
      <w:r>
        <w:br/>
      </w:r>
      <w:r>
        <w:rPr>
          <w:rStyle w:val="VerbatimChar"/>
        </w:rPr>
        <w:t xml:space="preserve">41   41   senza          </w:t>
      </w:r>
      <w:r>
        <w:br/>
      </w:r>
      <w:r>
        <w:rPr>
          <w:rStyle w:val="VerbatimChar"/>
        </w:rPr>
        <w:t xml:space="preserve">42   42   ci             </w:t>
      </w:r>
      <w:r>
        <w:br/>
      </w:r>
      <w:r>
        <w:rPr>
          <w:rStyle w:val="VerbatimChar"/>
        </w:rPr>
        <w:t xml:space="preserve">43   43   sigli          </w:t>
      </w:r>
      <w:r>
        <w:br/>
      </w:r>
      <w:r>
        <w:rPr>
          <w:rStyle w:val="VerbatimChar"/>
        </w:rPr>
        <w:t xml:space="preserve">44   44   sli            </w:t>
      </w:r>
      <w:r>
        <w:br/>
      </w:r>
      <w:r>
        <w:rPr>
          <w:rStyle w:val="VerbatimChar"/>
        </w:rPr>
        <w:t xml:space="preserve">45   45   suoi           </w:t>
      </w:r>
      <w:r>
        <w:br/>
      </w:r>
      <w:r>
        <w:rPr>
          <w:rStyle w:val="VerbatimChar"/>
        </w:rPr>
        <w:t xml:space="preserve">46   46   poco           </w:t>
      </w:r>
      <w:r>
        <w:br/>
      </w:r>
      <w:r>
        <w:rPr>
          <w:rStyle w:val="VerbatimChar"/>
        </w:rPr>
        <w:t xml:space="preserve">47   47   essere         </w:t>
      </w:r>
      <w:r>
        <w:br/>
      </w:r>
      <w:r>
        <w:rPr>
          <w:rStyle w:val="VerbatimChar"/>
        </w:rPr>
        <w:t xml:space="preserve">48   48   ch             </w:t>
      </w:r>
      <w:r>
        <w:br/>
      </w:r>
      <w:r>
        <w:rPr>
          <w:rStyle w:val="VerbatimChar"/>
        </w:rPr>
        <w:t xml:space="preserve">49   49   far            </w:t>
      </w:r>
      <w:r>
        <w:br/>
      </w:r>
      <w:r>
        <w:rPr>
          <w:rStyle w:val="VerbatimChar"/>
        </w:rPr>
        <w:t xml:space="preserve">50   50   ser            </w:t>
      </w:r>
      <w:r>
        <w:br/>
      </w:r>
      <w:r>
        <w:rPr>
          <w:rStyle w:val="VerbatimChar"/>
        </w:rPr>
        <w:t xml:space="preserve">51   51   dalla          </w:t>
      </w:r>
      <w:r>
        <w:br/>
      </w:r>
      <w:r>
        <w:rPr>
          <w:rStyle w:val="VerbatimChar"/>
        </w:rPr>
        <w:t xml:space="preserve">52   52   à              </w:t>
      </w:r>
      <w:r>
        <w:br/>
      </w:r>
      <w:r>
        <w:rPr>
          <w:rStyle w:val="VerbatimChar"/>
        </w:rPr>
        <w:t xml:space="preserve">53   53   sue            </w:t>
      </w:r>
      <w:r>
        <w:br/>
      </w:r>
      <w:r>
        <w:rPr>
          <w:rStyle w:val="VerbatimChar"/>
        </w:rPr>
        <w:t xml:space="preserve">54   54   mano           </w:t>
      </w:r>
      <w:r>
        <w:br/>
      </w:r>
      <w:r>
        <w:rPr>
          <w:rStyle w:val="VerbatimChar"/>
        </w:rPr>
        <w:t xml:space="preserve">55   55   detto          </w:t>
      </w:r>
      <w:r>
        <w:br/>
      </w:r>
      <w:r>
        <w:rPr>
          <w:rStyle w:val="VerbatimChar"/>
        </w:rPr>
        <w:t xml:space="preserve">56   56   modo           </w:t>
      </w:r>
      <w:r>
        <w:br/>
      </w:r>
      <w:r>
        <w:rPr>
          <w:rStyle w:val="VerbatimChar"/>
        </w:rPr>
        <w:t xml:space="preserve">57   57   questi         </w:t>
      </w:r>
      <w:r>
        <w:br/>
      </w:r>
      <w:r>
        <w:rPr>
          <w:rStyle w:val="VerbatimChar"/>
        </w:rPr>
        <w:t xml:space="preserve">58   58   solo           </w:t>
      </w:r>
      <w:r>
        <w:br/>
      </w:r>
      <w:r>
        <w:rPr>
          <w:rStyle w:val="VerbatimChar"/>
        </w:rPr>
        <w:lastRenderedPageBreak/>
        <w:t xml:space="preserve">59   59   era            </w:t>
      </w:r>
      <w:r>
        <w:br/>
      </w:r>
      <w:r>
        <w:rPr>
          <w:rStyle w:val="VerbatimChar"/>
        </w:rPr>
        <w:t xml:space="preserve">60   60   dio            </w:t>
      </w:r>
      <w:r>
        <w:br/>
      </w:r>
      <w:r>
        <w:rPr>
          <w:rStyle w:val="VerbatimChar"/>
        </w:rPr>
        <w:t xml:space="preserve">61   61   fa             </w:t>
      </w:r>
      <w:r>
        <w:br/>
      </w:r>
      <w:r>
        <w:rPr>
          <w:rStyle w:val="VerbatimChar"/>
        </w:rPr>
        <w:t xml:space="preserve">62   62   eh             </w:t>
      </w:r>
      <w:r>
        <w:br/>
      </w:r>
      <w:r>
        <w:rPr>
          <w:rStyle w:val="VerbatimChar"/>
        </w:rPr>
        <w:t xml:space="preserve">63   63   ed             </w:t>
      </w:r>
      <w:r>
        <w:br/>
      </w:r>
      <w:r>
        <w:rPr>
          <w:rStyle w:val="VerbatimChar"/>
        </w:rPr>
        <w:t xml:space="preserve">64   64   vi             </w:t>
      </w:r>
      <w:r>
        <w:br/>
      </w:r>
      <w:r>
        <w:rPr>
          <w:rStyle w:val="VerbatimChar"/>
        </w:rPr>
        <w:t xml:space="preserve">65   65   fare           </w:t>
      </w:r>
      <w:r>
        <w:br/>
      </w:r>
      <w:r>
        <w:rPr>
          <w:rStyle w:val="VerbatimChar"/>
        </w:rPr>
        <w:t xml:space="preserve">66   66   so             </w:t>
      </w:r>
      <w:r>
        <w:br/>
      </w:r>
      <w:r>
        <w:rPr>
          <w:rStyle w:val="VerbatimChar"/>
        </w:rPr>
        <w:t xml:space="preserve">67   67   uno            </w:t>
      </w:r>
      <w:r>
        <w:br/>
      </w:r>
      <w:r>
        <w:rPr>
          <w:rStyle w:val="VerbatimChar"/>
        </w:rPr>
        <w:t xml:space="preserve">68   68   lettere        </w:t>
      </w:r>
      <w:r>
        <w:br/>
      </w:r>
      <w:r>
        <w:rPr>
          <w:rStyle w:val="VerbatimChar"/>
        </w:rPr>
        <w:t xml:space="preserve">69   69   ciò            </w:t>
      </w:r>
      <w:r>
        <w:br/>
      </w:r>
      <w:r>
        <w:rPr>
          <w:rStyle w:val="VerbatimChar"/>
        </w:rPr>
        <w:t xml:space="preserve">70   70   bacio          </w:t>
      </w:r>
      <w:r>
        <w:br/>
      </w:r>
      <w:r>
        <w:rPr>
          <w:rStyle w:val="VerbatimChar"/>
        </w:rPr>
        <w:t xml:space="preserve">71   71   nostro         </w:t>
      </w:r>
      <w:r>
        <w:br/>
      </w:r>
      <w:r>
        <w:rPr>
          <w:rStyle w:val="VerbatimChar"/>
        </w:rPr>
        <w:t xml:space="preserve">72   72   qua            </w:t>
      </w:r>
      <w:r>
        <w:br/>
      </w:r>
      <w:r>
        <w:rPr>
          <w:rStyle w:val="VerbatimChar"/>
        </w:rPr>
        <w:t xml:space="preserve">73   73   altre          </w:t>
      </w:r>
      <w:r>
        <w:br/>
      </w:r>
      <w:r>
        <w:rPr>
          <w:rStyle w:val="VerbatimChar"/>
        </w:rPr>
        <w:t xml:space="preserve">74   74   ben            </w:t>
      </w:r>
      <w:r>
        <w:br/>
      </w:r>
      <w:r>
        <w:rPr>
          <w:rStyle w:val="VerbatimChar"/>
        </w:rPr>
        <w:t xml:space="preserve">75   75   queste         </w:t>
      </w:r>
      <w:r>
        <w:br/>
      </w:r>
      <w:r>
        <w:rPr>
          <w:rStyle w:val="VerbatimChar"/>
        </w:rPr>
        <w:t xml:space="preserve">76   76   alle           </w:t>
      </w:r>
      <w:r>
        <w:br/>
      </w:r>
      <w:r>
        <w:rPr>
          <w:rStyle w:val="VerbatimChar"/>
        </w:rPr>
        <w:t xml:space="preserve">77   77   tutte          </w:t>
      </w:r>
      <w:r>
        <w:br/>
      </w:r>
      <w:r>
        <w:rPr>
          <w:rStyle w:val="VerbatimChar"/>
        </w:rPr>
        <w:t xml:space="preserve">78   78   quelle         </w:t>
      </w:r>
      <w:r>
        <w:br/>
      </w:r>
      <w:r>
        <w:rPr>
          <w:rStyle w:val="VerbatimChar"/>
        </w:rPr>
        <w:t xml:space="preserve">79   79   mai            </w:t>
      </w:r>
      <w:r>
        <w:br/>
      </w:r>
      <w:r>
        <w:rPr>
          <w:rStyle w:val="VerbatimChar"/>
        </w:rPr>
        <w:t xml:space="preserve">80   80   dove           </w:t>
      </w:r>
      <w:r>
        <w:br/>
      </w:r>
      <w:r>
        <w:rPr>
          <w:rStyle w:val="VerbatimChar"/>
        </w:rPr>
        <w:t xml:space="preserve">81   81   assai          </w:t>
      </w:r>
      <w:r>
        <w:br/>
      </w:r>
      <w:r>
        <w:rPr>
          <w:rStyle w:val="VerbatimChar"/>
        </w:rPr>
        <w:t xml:space="preserve">82   82   occasione      </w:t>
      </w:r>
      <w:r>
        <w:br/>
      </w:r>
      <w:r>
        <w:rPr>
          <w:rStyle w:val="VerbatimChar"/>
        </w:rPr>
        <w:t xml:space="preserve">83   83   3              </w:t>
      </w:r>
      <w:r>
        <w:br/>
      </w:r>
      <w:r>
        <w:rPr>
          <w:rStyle w:val="VerbatimChar"/>
        </w:rPr>
        <w:t xml:space="preserve">84   84   nelle          </w:t>
      </w:r>
      <w:r>
        <w:br/>
      </w:r>
      <w:r>
        <w:rPr>
          <w:rStyle w:val="VerbatimChar"/>
        </w:rPr>
        <w:t xml:space="preserve">85   85   nell           </w:t>
      </w:r>
      <w:r>
        <w:br/>
      </w:r>
      <w:r>
        <w:rPr>
          <w:rStyle w:val="VerbatimChar"/>
        </w:rPr>
        <w:t xml:space="preserve">86   86   libro          </w:t>
      </w:r>
      <w:r>
        <w:br/>
      </w:r>
      <w:r>
        <w:rPr>
          <w:rStyle w:val="VerbatimChar"/>
        </w:rPr>
        <w:t xml:space="preserve">87   87   tal            </w:t>
      </w:r>
      <w:r>
        <w:br/>
      </w:r>
      <w:r>
        <w:rPr>
          <w:rStyle w:val="VerbatimChar"/>
        </w:rPr>
        <w:t xml:space="preserve">88   88   qual           </w:t>
      </w:r>
      <w:r>
        <w:br/>
      </w:r>
      <w:r>
        <w:rPr>
          <w:rStyle w:val="VerbatimChar"/>
        </w:rPr>
        <w:t xml:space="preserve">89   89   giorni         </w:t>
      </w:r>
      <w:r>
        <w:br/>
      </w:r>
      <w:r>
        <w:rPr>
          <w:rStyle w:val="VerbatimChar"/>
        </w:rPr>
        <w:t xml:space="preserve">90   90   ut             </w:t>
      </w:r>
      <w:r>
        <w:br/>
      </w:r>
      <w:r>
        <w:rPr>
          <w:rStyle w:val="VerbatimChar"/>
        </w:rPr>
        <w:t xml:space="preserve">91   91   chi            </w:t>
      </w:r>
      <w:r>
        <w:br/>
      </w:r>
      <w:r>
        <w:rPr>
          <w:rStyle w:val="VerbatimChar"/>
        </w:rPr>
        <w:t xml:space="preserve">92   92   fine           </w:t>
      </w:r>
      <w:r>
        <w:br/>
      </w:r>
      <w:r>
        <w:rPr>
          <w:rStyle w:val="VerbatimChar"/>
        </w:rPr>
        <w:t xml:space="preserve">93   93   gl             </w:t>
      </w:r>
      <w:r>
        <w:br/>
      </w:r>
      <w:r>
        <w:rPr>
          <w:rStyle w:val="VerbatimChar"/>
        </w:rPr>
        <w:t xml:space="preserve">94   94   gusto          </w:t>
      </w:r>
      <w:r>
        <w:br/>
      </w:r>
      <w:r>
        <w:rPr>
          <w:rStyle w:val="VerbatimChar"/>
        </w:rPr>
        <w:t xml:space="preserve">95   95   ron            </w:t>
      </w:r>
      <w:r>
        <w:br/>
      </w:r>
      <w:r>
        <w:rPr>
          <w:rStyle w:val="VerbatimChar"/>
        </w:rPr>
        <w:t xml:space="preserve">96   96   terra          </w:t>
      </w:r>
      <w:r>
        <w:br/>
      </w:r>
      <w:r>
        <w:rPr>
          <w:rStyle w:val="VerbatimChar"/>
        </w:rPr>
        <w:t xml:space="preserve">97   97   tra            </w:t>
      </w:r>
      <w:r>
        <w:br/>
      </w:r>
      <w:r>
        <w:rPr>
          <w:rStyle w:val="VerbatimChar"/>
        </w:rPr>
        <w:t xml:space="preserve">98   98   signore        </w:t>
      </w:r>
      <w:r>
        <w:br/>
      </w:r>
      <w:r>
        <w:rPr>
          <w:rStyle w:val="VerbatimChar"/>
        </w:rPr>
        <w:t xml:space="preserve">99   99   insieme        </w:t>
      </w:r>
      <w:r>
        <w:br/>
      </w:r>
      <w:r>
        <w:rPr>
          <w:rStyle w:val="VerbatimChar"/>
        </w:rPr>
        <w:t xml:space="preserve">100 100   firenze        </w:t>
      </w:r>
      <w:r>
        <w:br/>
      </w:r>
      <w:r>
        <w:rPr>
          <w:rStyle w:val="VerbatimChar"/>
        </w:rPr>
        <w:t xml:space="preserve">101 101   fu             </w:t>
      </w:r>
      <w:r>
        <w:br/>
      </w:r>
      <w:r>
        <w:rPr>
          <w:rStyle w:val="VerbatimChar"/>
        </w:rPr>
        <w:t xml:space="preserve">102 102   possa          </w:t>
      </w:r>
      <w:r>
        <w:br/>
      </w:r>
      <w:r>
        <w:rPr>
          <w:rStyle w:val="VerbatimChar"/>
        </w:rPr>
        <w:t xml:space="preserve">103 103   mie            </w:t>
      </w:r>
      <w:r>
        <w:br/>
      </w:r>
      <w:r>
        <w:rPr>
          <w:rStyle w:val="VerbatimChar"/>
        </w:rPr>
        <w:t xml:space="preserve">104 104   noi            </w:t>
      </w:r>
      <w:r>
        <w:br/>
      </w:r>
      <w:r>
        <w:rPr>
          <w:rStyle w:val="VerbatimChar"/>
        </w:rPr>
        <w:t xml:space="preserve">105 105   circa          </w:t>
      </w:r>
      <w:r>
        <w:br/>
      </w:r>
      <w:r>
        <w:rPr>
          <w:rStyle w:val="VerbatimChar"/>
        </w:rPr>
        <w:t xml:space="preserve">106 106   quelli         </w:t>
      </w:r>
      <w:r>
        <w:br/>
      </w:r>
      <w:r>
        <w:rPr>
          <w:rStyle w:val="VerbatimChar"/>
        </w:rPr>
        <w:t xml:space="preserve">107 107   fvori          </w:t>
      </w:r>
      <w:r>
        <w:br/>
      </w:r>
      <w:r>
        <w:rPr>
          <w:rStyle w:val="VerbatimChar"/>
        </w:rPr>
        <w:t xml:space="preserve">108 108   desiderio      </w:t>
      </w:r>
      <w:r>
        <w:br/>
      </w:r>
      <w:r>
        <w:rPr>
          <w:rStyle w:val="VerbatimChar"/>
        </w:rPr>
        <w:lastRenderedPageBreak/>
        <w:t xml:space="preserve">109 109   alcuna         </w:t>
      </w:r>
      <w:r>
        <w:br/>
      </w:r>
      <w:r>
        <w:rPr>
          <w:rStyle w:val="VerbatimChar"/>
        </w:rPr>
        <w:t xml:space="preserve">110 110   onde           </w:t>
      </w:r>
      <w:r>
        <w:br/>
      </w:r>
      <w:r>
        <w:rPr>
          <w:rStyle w:val="VerbatimChar"/>
        </w:rPr>
        <w:t xml:space="preserve">111 111   pur            </w:t>
      </w:r>
      <w:r>
        <w:br/>
      </w:r>
      <w:r>
        <w:rPr>
          <w:rStyle w:val="VerbatimChar"/>
        </w:rPr>
        <w:t xml:space="preserve">112 112   medesimo       </w:t>
      </w:r>
      <w:r>
        <w:br/>
      </w:r>
      <w:r>
        <w:rPr>
          <w:rStyle w:val="VerbatimChar"/>
        </w:rPr>
        <w:t xml:space="preserve">113 113   posso          </w:t>
      </w:r>
      <w:r>
        <w:br/>
      </w:r>
      <w:r>
        <w:rPr>
          <w:rStyle w:val="VerbatimChar"/>
        </w:rPr>
        <w:t xml:space="preserve">114 114   c              </w:t>
      </w:r>
      <w:r>
        <w:br/>
      </w:r>
      <w:r>
        <w:rPr>
          <w:rStyle w:val="VerbatimChar"/>
        </w:rPr>
        <w:t xml:space="preserve">115 115   acciò          </w:t>
      </w:r>
      <w:r>
        <w:br/>
      </w:r>
      <w:r>
        <w:rPr>
          <w:rStyle w:val="VerbatimChar"/>
        </w:rPr>
        <w:t xml:space="preserve">116 116   volte          </w:t>
      </w:r>
      <w:r>
        <w:br/>
      </w:r>
      <w:r>
        <w:rPr>
          <w:rStyle w:val="VerbatimChar"/>
        </w:rPr>
        <w:t xml:space="preserve">117 117   molt           </w:t>
      </w:r>
      <w:r>
        <w:br/>
      </w:r>
      <w:r>
        <w:rPr>
          <w:rStyle w:val="VerbatimChar"/>
        </w:rPr>
        <w:t xml:space="preserve">118 118   1110           </w:t>
      </w:r>
      <w:r>
        <w:br/>
      </w:r>
      <w:r>
        <w:rPr>
          <w:rStyle w:val="VerbatimChar"/>
        </w:rPr>
        <w:t xml:space="preserve">119 119   casa           </w:t>
      </w:r>
      <w:r>
        <w:br/>
      </w:r>
      <w:r>
        <w:rPr>
          <w:rStyle w:val="VerbatimChar"/>
        </w:rPr>
        <w:t xml:space="preserve">120 120   nome           </w:t>
      </w:r>
      <w:r>
        <w:br/>
      </w:r>
      <w:r>
        <w:rPr>
          <w:rStyle w:val="VerbatimChar"/>
        </w:rPr>
        <w:t xml:space="preserve">121 121   tale           </w:t>
      </w:r>
      <w:r>
        <w:br/>
      </w:r>
      <w:r>
        <w:rPr>
          <w:rStyle w:val="VerbatimChar"/>
        </w:rPr>
        <w:t xml:space="preserve">122 122   havendo        </w:t>
      </w:r>
      <w:r>
        <w:br/>
      </w:r>
      <w:r>
        <w:rPr>
          <w:rStyle w:val="VerbatimChar"/>
        </w:rPr>
        <w:t xml:space="preserve">123 123   gratia         </w:t>
      </w:r>
      <w:r>
        <w:br/>
      </w:r>
      <w:r>
        <w:rPr>
          <w:rStyle w:val="VerbatimChar"/>
        </w:rPr>
        <w:t xml:space="preserve">124 124   est            </w:t>
      </w:r>
      <w:r>
        <w:br/>
      </w:r>
      <w:r>
        <w:rPr>
          <w:rStyle w:val="VerbatimChar"/>
        </w:rPr>
        <w:t xml:space="preserve">125 125   6              </w:t>
      </w:r>
      <w:r>
        <w:br/>
      </w:r>
      <w:r>
        <w:rPr>
          <w:rStyle w:val="VerbatimChar"/>
        </w:rPr>
        <w:t xml:space="preserve">126 126   punto          </w:t>
      </w:r>
      <w:r>
        <w:br/>
      </w:r>
      <w:r>
        <w:rPr>
          <w:rStyle w:val="VerbatimChar"/>
        </w:rPr>
        <w:t xml:space="preserve">127 127   opera          </w:t>
      </w:r>
      <w:r>
        <w:br/>
      </w:r>
      <w:r>
        <w:rPr>
          <w:rStyle w:val="VerbatimChar"/>
        </w:rPr>
        <w:t xml:space="preserve">128 128   illli          </w:t>
      </w:r>
      <w:r>
        <w:br/>
      </w:r>
      <w:r>
        <w:rPr>
          <w:rStyle w:val="VerbatimChar"/>
        </w:rPr>
        <w:t xml:space="preserve">129 129   anni           </w:t>
      </w:r>
      <w:r>
        <w:br/>
      </w:r>
      <w:r>
        <w:rPr>
          <w:rStyle w:val="VerbatimChar"/>
        </w:rPr>
        <w:t xml:space="preserve">130 130   fosse          </w:t>
      </w:r>
      <w:r>
        <w:br/>
      </w:r>
      <w:r>
        <w:rPr>
          <w:rStyle w:val="VerbatimChar"/>
        </w:rPr>
        <w:t xml:space="preserve">131 131   servitore      </w:t>
      </w:r>
      <w:r>
        <w:br/>
      </w:r>
      <w:r>
        <w:rPr>
          <w:rStyle w:val="VerbatimChar"/>
        </w:rPr>
        <w:t xml:space="preserve">132 132   4              </w:t>
      </w:r>
      <w:r>
        <w:br/>
      </w:r>
      <w:r>
        <w:rPr>
          <w:rStyle w:val="VerbatimChar"/>
        </w:rPr>
        <w:t xml:space="preserve">133 133   grande         </w:t>
      </w:r>
      <w:r>
        <w:br/>
      </w:r>
      <w:r>
        <w:rPr>
          <w:rStyle w:val="VerbatimChar"/>
        </w:rPr>
        <w:t xml:space="preserve">134 134   potrà          </w:t>
      </w:r>
      <w:r>
        <w:br/>
      </w:r>
      <w:r>
        <w:rPr>
          <w:rStyle w:val="VerbatimChar"/>
        </w:rPr>
        <w:t xml:space="preserve">135 135   pure           </w:t>
      </w:r>
      <w:r>
        <w:br/>
      </w:r>
      <w:r>
        <w:rPr>
          <w:rStyle w:val="VerbatimChar"/>
        </w:rPr>
        <w:t xml:space="preserve">136 136   pare           </w:t>
      </w:r>
      <w:r>
        <w:br/>
      </w:r>
      <w:r>
        <w:rPr>
          <w:rStyle w:val="VerbatimChar"/>
        </w:rPr>
        <w:t xml:space="preserve">137 137   presente       </w:t>
      </w:r>
      <w:r>
        <w:br/>
      </w:r>
      <w:r>
        <w:rPr>
          <w:rStyle w:val="VerbatimChar"/>
        </w:rPr>
        <w:t xml:space="preserve">138 138   maggior        </w:t>
      </w:r>
      <w:r>
        <w:br/>
      </w:r>
      <w:r>
        <w:rPr>
          <w:rStyle w:val="VerbatimChar"/>
        </w:rPr>
        <w:t xml:space="preserve">139 139   esso           </w:t>
      </w:r>
      <w:r>
        <w:br/>
      </w:r>
      <w:r>
        <w:rPr>
          <w:rStyle w:val="VerbatimChar"/>
        </w:rPr>
        <w:t xml:space="preserve">140 140   miei           </w:t>
      </w:r>
      <w:r>
        <w:br/>
      </w:r>
      <w:r>
        <w:rPr>
          <w:rStyle w:val="VerbatimChar"/>
        </w:rPr>
        <w:t xml:space="preserve">141 141   meno           </w:t>
      </w:r>
      <w:r>
        <w:br/>
      </w:r>
      <w:r>
        <w:rPr>
          <w:rStyle w:val="VerbatimChar"/>
        </w:rPr>
        <w:t xml:space="preserve">142 142   persona        </w:t>
      </w:r>
      <w:r>
        <w:br/>
      </w:r>
      <w:r>
        <w:rPr>
          <w:rStyle w:val="VerbatimChar"/>
        </w:rPr>
        <w:t xml:space="preserve">143 143   grazia         </w:t>
      </w:r>
      <w:r>
        <w:br/>
      </w:r>
      <w:r>
        <w:rPr>
          <w:rStyle w:val="VerbatimChar"/>
        </w:rPr>
        <w:t xml:space="preserve">144 144   sarebbe        </w:t>
      </w:r>
      <w:r>
        <w:br/>
      </w:r>
      <w:r>
        <w:rPr>
          <w:rStyle w:val="VerbatimChar"/>
        </w:rPr>
        <w:t xml:space="preserve">145 145   animo          </w:t>
      </w:r>
      <w:r>
        <w:br/>
      </w:r>
      <w:r>
        <w:rPr>
          <w:rStyle w:val="VerbatimChar"/>
        </w:rPr>
        <w:t xml:space="preserve">146 146   volta          </w:t>
      </w:r>
      <w:r>
        <w:br/>
      </w:r>
      <w:r>
        <w:rPr>
          <w:rStyle w:val="VerbatimChar"/>
        </w:rPr>
        <w:t xml:space="preserve">147 147   cielo          </w:t>
      </w:r>
      <w:r>
        <w:br/>
      </w:r>
      <w:r>
        <w:rPr>
          <w:rStyle w:val="VerbatimChar"/>
        </w:rPr>
        <w:t xml:space="preserve">148 148   fatta          </w:t>
      </w:r>
      <w:r>
        <w:br/>
      </w:r>
      <w:r>
        <w:rPr>
          <w:rStyle w:val="VerbatimChar"/>
        </w:rPr>
        <w:t xml:space="preserve">149 149   veramente      </w:t>
      </w:r>
      <w:r>
        <w:br/>
      </w:r>
      <w:r>
        <w:rPr>
          <w:rStyle w:val="VerbatimChar"/>
        </w:rPr>
        <w:t xml:space="preserve">150 150   stata          </w:t>
      </w:r>
      <w:r>
        <w:br/>
      </w:r>
      <w:r>
        <w:rPr>
          <w:rStyle w:val="VerbatimChar"/>
        </w:rPr>
        <w:t xml:space="preserve">151 151   ogo            </w:t>
      </w:r>
      <w:r>
        <w:br/>
      </w:r>
      <w:r>
        <w:rPr>
          <w:rStyle w:val="VerbatimChar"/>
        </w:rPr>
        <w:t xml:space="preserve">152 152   parti          </w:t>
      </w:r>
      <w:r>
        <w:br/>
      </w:r>
      <w:r>
        <w:rPr>
          <w:rStyle w:val="VerbatimChar"/>
        </w:rPr>
        <w:t xml:space="preserve">153 153   secondo        </w:t>
      </w:r>
      <w:r>
        <w:br/>
      </w:r>
      <w:r>
        <w:rPr>
          <w:rStyle w:val="VerbatimChar"/>
        </w:rPr>
        <w:t xml:space="preserve">154 154   materia        </w:t>
      </w:r>
      <w:r>
        <w:br/>
      </w:r>
      <w:r>
        <w:rPr>
          <w:rStyle w:val="VerbatimChar"/>
        </w:rPr>
        <w:t xml:space="preserve">155 155   alcuni         </w:t>
      </w:r>
      <w:r>
        <w:br/>
      </w:r>
      <w:r>
        <w:rPr>
          <w:rStyle w:val="VerbatimChar"/>
        </w:rPr>
        <w:t xml:space="preserve">156 156   giorno         </w:t>
      </w:r>
      <w:r>
        <w:br/>
      </w:r>
      <w:r>
        <w:rPr>
          <w:rStyle w:val="VerbatimChar"/>
        </w:rPr>
        <w:t xml:space="preserve">157 157   forse          </w:t>
      </w:r>
      <w:r>
        <w:br/>
      </w:r>
      <w:r>
        <w:rPr>
          <w:rStyle w:val="VerbatimChar"/>
        </w:rPr>
        <w:t xml:space="preserve">158 158   ce             </w:t>
      </w:r>
      <w:r>
        <w:br/>
      </w:r>
      <w:r>
        <w:rPr>
          <w:rStyle w:val="VerbatimChar"/>
        </w:rPr>
        <w:lastRenderedPageBreak/>
        <w:t xml:space="preserve">159 159   alli           </w:t>
      </w:r>
      <w:r>
        <w:br/>
      </w:r>
      <w:r>
        <w:rPr>
          <w:rStyle w:val="VerbatimChar"/>
        </w:rPr>
        <w:t xml:space="preserve">160 160   y              </w:t>
      </w:r>
      <w:r>
        <w:br/>
      </w:r>
      <w:r>
        <w:rPr>
          <w:rStyle w:val="VerbatimChar"/>
        </w:rPr>
        <w:t xml:space="preserve">161 161   subito         </w:t>
      </w:r>
      <w:r>
        <w:br/>
      </w:r>
      <w:r>
        <w:rPr>
          <w:rStyle w:val="VerbatimChar"/>
        </w:rPr>
        <w:t xml:space="preserve">162 162   potuto         </w:t>
      </w:r>
      <w:r>
        <w:br/>
      </w:r>
      <w:r>
        <w:rPr>
          <w:rStyle w:val="VerbatimChar"/>
        </w:rPr>
        <w:t xml:space="preserve">163 163   quod           </w:t>
      </w:r>
      <w:r>
        <w:br/>
      </w:r>
      <w:r>
        <w:rPr>
          <w:rStyle w:val="VerbatimChar"/>
        </w:rPr>
        <w:t xml:space="preserve">164 164   istesso        </w:t>
      </w:r>
      <w:r>
        <w:br/>
      </w:r>
      <w:r>
        <w:rPr>
          <w:rStyle w:val="VerbatimChar"/>
        </w:rPr>
        <w:t xml:space="preserve">165 165   tre            </w:t>
      </w:r>
      <w:r>
        <w:br/>
      </w:r>
      <w:r>
        <w:rPr>
          <w:rStyle w:val="VerbatimChar"/>
        </w:rPr>
        <w:t xml:space="preserve">166 166   delli          </w:t>
      </w:r>
      <w:r>
        <w:br/>
      </w:r>
      <w:r>
        <w:rPr>
          <w:rStyle w:val="VerbatimChar"/>
        </w:rPr>
        <w:t xml:space="preserve">167 167   f              </w:t>
      </w:r>
      <w:r>
        <w:br/>
      </w:r>
      <w:r>
        <w:rPr>
          <w:rStyle w:val="VerbatimChar"/>
        </w:rPr>
        <w:t xml:space="preserve">168 168   meglio         </w:t>
      </w:r>
      <w:r>
        <w:br/>
      </w:r>
      <w:r>
        <w:rPr>
          <w:rStyle w:val="VerbatimChar"/>
        </w:rPr>
        <w:t xml:space="preserve">169 169   appresso       </w:t>
      </w:r>
      <w:r>
        <w:br/>
      </w:r>
      <w:r>
        <w:rPr>
          <w:rStyle w:val="VerbatimChar"/>
        </w:rPr>
        <w:t xml:space="preserve">170 170   g              </w:t>
      </w:r>
      <w:r>
        <w:br/>
      </w:r>
      <w:r>
        <w:rPr>
          <w:rStyle w:val="VerbatimChar"/>
        </w:rPr>
        <w:t xml:space="preserve">171 171   primo          </w:t>
      </w:r>
      <w:r>
        <w:br/>
      </w:r>
      <w:r>
        <w:rPr>
          <w:rStyle w:val="VerbatimChar"/>
        </w:rPr>
        <w:t xml:space="preserve">172 172   anche          </w:t>
      </w:r>
      <w:r>
        <w:br/>
      </w:r>
      <w:r>
        <w:rPr>
          <w:rStyle w:val="VerbatimChar"/>
        </w:rPr>
        <w:t xml:space="preserve">173 173   faccia         </w:t>
      </w:r>
      <w:r>
        <w:br/>
      </w:r>
      <w:r>
        <w:rPr>
          <w:rStyle w:val="VerbatimChar"/>
        </w:rPr>
        <w:t xml:space="preserve">174 174   siano          </w:t>
      </w:r>
      <w:r>
        <w:br/>
      </w:r>
      <w:r>
        <w:rPr>
          <w:rStyle w:val="VerbatimChar"/>
        </w:rPr>
        <w:t xml:space="preserve">175 175   dall           </w:t>
      </w:r>
      <w:r>
        <w:br/>
      </w:r>
      <w:r>
        <w:rPr>
          <w:rStyle w:val="VerbatimChar"/>
        </w:rPr>
        <w:t xml:space="preserve">176 176   ro             </w:t>
      </w:r>
      <w:r>
        <w:br/>
      </w:r>
      <w:r>
        <w:rPr>
          <w:rStyle w:val="VerbatimChar"/>
        </w:rPr>
        <w:t xml:space="preserve">177 177   ex             </w:t>
      </w:r>
      <w:r>
        <w:br/>
      </w:r>
      <w:r>
        <w:rPr>
          <w:rStyle w:val="VerbatimChar"/>
        </w:rPr>
        <w:t xml:space="preserve">178 178   dato           </w:t>
      </w:r>
      <w:r>
        <w:br/>
      </w:r>
      <w:r>
        <w:rPr>
          <w:rStyle w:val="VerbatimChar"/>
        </w:rPr>
        <w:t xml:space="preserve">179 179   nvovo          </w:t>
      </w:r>
      <w:r>
        <w:br/>
      </w:r>
      <w:r>
        <w:rPr>
          <w:rStyle w:val="VerbatimChar"/>
        </w:rPr>
        <w:t xml:space="preserve">180 180   poter          </w:t>
      </w:r>
      <w:r>
        <w:br/>
      </w:r>
      <w:r>
        <w:rPr>
          <w:rStyle w:val="VerbatimChar"/>
        </w:rPr>
        <w:t xml:space="preserve">181 181   certo          </w:t>
      </w:r>
      <w:r>
        <w:br/>
      </w:r>
      <w:r>
        <w:rPr>
          <w:rStyle w:val="VerbatimChar"/>
        </w:rPr>
        <w:t xml:space="preserve">182 182   spero          </w:t>
      </w:r>
      <w:r>
        <w:br/>
      </w:r>
      <w:r>
        <w:rPr>
          <w:rStyle w:val="VerbatimChar"/>
        </w:rPr>
        <w:t xml:space="preserve">183 183   sanità         </w:t>
      </w:r>
      <w:r>
        <w:br/>
      </w:r>
      <w:r>
        <w:rPr>
          <w:rStyle w:val="VerbatimChar"/>
        </w:rPr>
        <w:t xml:space="preserve">184 184   libri          </w:t>
      </w:r>
      <w:r>
        <w:br/>
      </w:r>
      <w:r>
        <w:rPr>
          <w:rStyle w:val="VerbatimChar"/>
        </w:rPr>
        <w:t xml:space="preserve">185 185   dalle          </w:t>
      </w:r>
      <w:r>
        <w:br/>
      </w:r>
      <w:r>
        <w:rPr>
          <w:rStyle w:val="VerbatimChar"/>
        </w:rPr>
        <w:t xml:space="preserve">186 186   felicità       </w:t>
      </w:r>
      <w:r>
        <w:br/>
      </w:r>
      <w:r>
        <w:rPr>
          <w:rStyle w:val="VerbatimChar"/>
        </w:rPr>
        <w:t xml:space="preserve">187 187   esse           </w:t>
      </w:r>
      <w:r>
        <w:br/>
      </w:r>
      <w:r>
        <w:rPr>
          <w:rStyle w:val="VerbatimChar"/>
        </w:rPr>
        <w:t xml:space="preserve">188 188   havere         </w:t>
      </w:r>
      <w:r>
        <w:br/>
      </w:r>
      <w:r>
        <w:rPr>
          <w:rStyle w:val="VerbatimChar"/>
        </w:rPr>
        <w:t xml:space="preserve">189 189   cum            </w:t>
      </w:r>
      <w:r>
        <w:br/>
      </w:r>
      <w:r>
        <w:rPr>
          <w:rStyle w:val="VerbatimChar"/>
        </w:rPr>
        <w:t xml:space="preserve">190 190   quae           </w:t>
      </w:r>
      <w:r>
        <w:br/>
      </w:r>
      <w:r>
        <w:rPr>
          <w:rStyle w:val="VerbatimChar"/>
        </w:rPr>
        <w:t xml:space="preserve">191 191   acqua          </w:t>
      </w:r>
      <w:r>
        <w:br/>
      </w:r>
      <w:r>
        <w:rPr>
          <w:rStyle w:val="VerbatimChar"/>
        </w:rPr>
        <w:t xml:space="preserve">192 192   scrivere       </w:t>
      </w:r>
      <w:r>
        <w:br/>
      </w:r>
      <w:r>
        <w:rPr>
          <w:rStyle w:val="VerbatimChar"/>
        </w:rPr>
        <w:t xml:space="preserve">193 193   favore         </w:t>
      </w:r>
      <w:r>
        <w:br/>
      </w:r>
      <w:r>
        <w:rPr>
          <w:rStyle w:val="VerbatimChar"/>
        </w:rPr>
        <w:t xml:space="preserve">194 194   anno           </w:t>
      </w:r>
      <w:r>
        <w:br/>
      </w:r>
      <w:r>
        <w:rPr>
          <w:rStyle w:val="VerbatimChar"/>
        </w:rPr>
        <w:t xml:space="preserve">195 195   cui            </w:t>
      </w:r>
      <w:r>
        <w:br/>
      </w:r>
      <w:r>
        <w:rPr>
          <w:rStyle w:val="VerbatimChar"/>
        </w:rPr>
        <w:t xml:space="preserve">196 196   duca           </w:t>
      </w:r>
      <w:r>
        <w:br/>
      </w:r>
      <w:r>
        <w:rPr>
          <w:rStyle w:val="VerbatimChar"/>
        </w:rPr>
        <w:t xml:space="preserve">197 197   natura         </w:t>
      </w:r>
      <w:r>
        <w:br/>
      </w:r>
      <w:r>
        <w:rPr>
          <w:rStyle w:val="VerbatimChar"/>
        </w:rPr>
        <w:t xml:space="preserve">198 198   nvova          </w:t>
      </w:r>
      <w:r>
        <w:br/>
      </w:r>
      <w:r>
        <w:rPr>
          <w:rStyle w:val="VerbatimChar"/>
        </w:rPr>
        <w:t xml:space="preserve">199 199   cbe            </w:t>
      </w:r>
      <w:r>
        <w:br/>
      </w:r>
      <w:r>
        <w:rPr>
          <w:rStyle w:val="VerbatimChar"/>
        </w:rPr>
        <w:t xml:space="preserve">200 200   nostra         </w:t>
      </w:r>
      <w:r>
        <w:br/>
      </w:r>
      <w:r>
        <w:rPr>
          <w:rStyle w:val="VerbatimChar"/>
        </w:rPr>
        <w:t xml:space="preserve">201 201   te             </w:t>
      </w:r>
      <w:r>
        <w:br/>
      </w:r>
      <w:r>
        <w:rPr>
          <w:rStyle w:val="VerbatimChar"/>
        </w:rPr>
        <w:t xml:space="preserve">202 202   farà           </w:t>
      </w:r>
      <w:r>
        <w:br/>
      </w:r>
      <w:r>
        <w:rPr>
          <w:rStyle w:val="VerbatimChar"/>
        </w:rPr>
        <w:t xml:space="preserve">203 203   vita           </w:t>
      </w:r>
      <w:r>
        <w:br/>
      </w:r>
      <w:r>
        <w:rPr>
          <w:rStyle w:val="VerbatimChar"/>
        </w:rPr>
        <w:t xml:space="preserve">204 204   haveva         </w:t>
      </w:r>
      <w:r>
        <w:br/>
      </w:r>
      <w:r>
        <w:rPr>
          <w:rStyle w:val="VerbatimChar"/>
        </w:rPr>
        <w:t xml:space="preserve">205 205   alcuno         </w:t>
      </w:r>
      <w:r>
        <w:br/>
      </w:r>
      <w:r>
        <w:rPr>
          <w:rStyle w:val="VerbatimChar"/>
        </w:rPr>
        <w:t xml:space="preserve">206 206   quei           </w:t>
      </w:r>
      <w:r>
        <w:br/>
      </w:r>
      <w:r>
        <w:rPr>
          <w:rStyle w:val="VerbatimChar"/>
        </w:rPr>
        <w:t xml:space="preserve">207 207   alcune         </w:t>
      </w:r>
      <w:r>
        <w:br/>
      </w:r>
      <w:r>
        <w:rPr>
          <w:rStyle w:val="VerbatimChar"/>
        </w:rPr>
        <w:t xml:space="preserve">208 208   essa           </w:t>
      </w:r>
      <w:r>
        <w:br/>
      </w:r>
      <w:r>
        <w:rPr>
          <w:rStyle w:val="VerbatimChar"/>
        </w:rPr>
        <w:lastRenderedPageBreak/>
        <w:t xml:space="preserve">209 209   m0             </w:t>
      </w:r>
      <w:r>
        <w:br/>
      </w:r>
      <w:r>
        <w:rPr>
          <w:rStyle w:val="VerbatimChar"/>
        </w:rPr>
        <w:t xml:space="preserve">210 210   conto          </w:t>
      </w:r>
      <w:r>
        <w:br/>
      </w:r>
      <w:r>
        <w:rPr>
          <w:rStyle w:val="VerbatimChar"/>
        </w:rPr>
        <w:t xml:space="preserve">211 211   ora            </w:t>
      </w:r>
      <w:r>
        <w:br/>
      </w:r>
      <w:r>
        <w:rPr>
          <w:rStyle w:val="VerbatimChar"/>
        </w:rPr>
        <w:t xml:space="preserve">212 212   troppo         </w:t>
      </w:r>
      <w:r>
        <w:br/>
      </w:r>
      <w:r>
        <w:rPr>
          <w:rStyle w:val="VerbatimChar"/>
        </w:rPr>
        <w:t xml:space="preserve">213 213   principe       </w:t>
      </w:r>
      <w:r>
        <w:br/>
      </w:r>
      <w:r>
        <w:rPr>
          <w:rStyle w:val="VerbatimChar"/>
        </w:rPr>
        <w:t xml:space="preserve">214 214   virtù          </w:t>
      </w:r>
      <w:r>
        <w:br/>
      </w:r>
      <w:r>
        <w:rPr>
          <w:rStyle w:val="VerbatimChar"/>
        </w:rPr>
        <w:t xml:space="preserve">215 215   havuto         </w:t>
      </w:r>
      <w:r>
        <w:br/>
      </w:r>
      <w:r>
        <w:rPr>
          <w:rStyle w:val="VerbatimChar"/>
        </w:rPr>
        <w:t xml:space="preserve">216 216   sotto          </w:t>
      </w:r>
      <w:r>
        <w:br/>
      </w:r>
      <w:r>
        <w:rPr>
          <w:rStyle w:val="VerbatimChar"/>
        </w:rPr>
        <w:t xml:space="preserve">217 217   corpo          </w:t>
      </w:r>
      <w:r>
        <w:br/>
      </w:r>
      <w:r>
        <w:rPr>
          <w:rStyle w:val="VerbatimChar"/>
        </w:rPr>
        <w:t xml:space="preserve">218 218   dunque         </w:t>
      </w:r>
      <w:r>
        <w:br/>
      </w:r>
      <w:r>
        <w:rPr>
          <w:rStyle w:val="VerbatimChar"/>
        </w:rPr>
        <w:t xml:space="preserve">219 219   cuore          </w:t>
      </w:r>
      <w:r>
        <w:br/>
      </w:r>
      <w:r>
        <w:rPr>
          <w:rStyle w:val="VerbatimChar"/>
        </w:rPr>
        <w:t xml:space="preserve">220 220   ragione        </w:t>
      </w:r>
      <w:r>
        <w:br/>
      </w:r>
      <w:r>
        <w:rPr>
          <w:rStyle w:val="VerbatimChar"/>
        </w:rPr>
        <w:t xml:space="preserve">221 221   vista          </w:t>
      </w:r>
      <w:r>
        <w:br/>
      </w:r>
      <w:r>
        <w:rPr>
          <w:rStyle w:val="VerbatimChar"/>
        </w:rPr>
        <w:t xml:space="preserve">222 222   discorso       </w:t>
      </w:r>
      <w:r>
        <w:br/>
      </w:r>
      <w:r>
        <w:rPr>
          <w:rStyle w:val="VerbatimChar"/>
        </w:rPr>
        <w:t xml:space="preserve">223 223   verità         </w:t>
      </w:r>
      <w:r>
        <w:br/>
      </w:r>
      <w:r>
        <w:rPr>
          <w:rStyle w:val="VerbatimChar"/>
        </w:rPr>
        <w:t xml:space="preserve">224 224   via            </w:t>
      </w:r>
      <w:r>
        <w:br/>
      </w:r>
      <w:r>
        <w:rPr>
          <w:rStyle w:val="VerbatimChar"/>
        </w:rPr>
        <w:t xml:space="preserve">225 225   perciò         </w:t>
      </w:r>
      <w:r>
        <w:br/>
      </w:r>
      <w:r>
        <w:rPr>
          <w:rStyle w:val="VerbatimChar"/>
        </w:rPr>
        <w:t xml:space="preserve">226 226   pensiero       </w:t>
      </w:r>
      <w:r>
        <w:br/>
      </w:r>
      <w:r>
        <w:rPr>
          <w:rStyle w:val="VerbatimChar"/>
        </w:rPr>
        <w:t xml:space="preserve">227 227   passato        </w:t>
      </w:r>
      <w:r>
        <w:br/>
      </w:r>
      <w:r>
        <w:rPr>
          <w:rStyle w:val="VerbatimChar"/>
        </w:rPr>
        <w:t xml:space="preserve">228 228   proposito      </w:t>
      </w:r>
      <w:r>
        <w:br/>
      </w:r>
      <w:r>
        <w:rPr>
          <w:rStyle w:val="VerbatimChar"/>
        </w:rPr>
        <w:t xml:space="preserve">229 229   contro         </w:t>
      </w:r>
      <w:r>
        <w:br/>
      </w:r>
      <w:r>
        <w:rPr>
          <w:rStyle w:val="VerbatimChar"/>
        </w:rPr>
        <w:t xml:space="preserve">230 230   amico          </w:t>
      </w:r>
      <w:r>
        <w:br/>
      </w:r>
      <w:r>
        <w:rPr>
          <w:rStyle w:val="VerbatimChar"/>
        </w:rPr>
        <w:t xml:space="preserve">231 231   sè             </w:t>
      </w:r>
      <w:r>
        <w:br/>
      </w:r>
      <w:r>
        <w:rPr>
          <w:rStyle w:val="VerbatimChar"/>
        </w:rPr>
        <w:t xml:space="preserve">232 232   medesima       </w:t>
      </w:r>
      <w:r>
        <w:br/>
      </w:r>
      <w:r>
        <w:rPr>
          <w:rStyle w:val="VerbatimChar"/>
        </w:rPr>
        <w:t xml:space="preserve">233 233   scrive         </w:t>
      </w:r>
      <w:r>
        <w:br/>
      </w:r>
      <w:r>
        <w:rPr>
          <w:rStyle w:val="VerbatimChar"/>
        </w:rPr>
        <w:t xml:space="preserve">234 234   solamente      </w:t>
      </w:r>
      <w:r>
        <w:br/>
      </w:r>
      <w:r>
        <w:rPr>
          <w:rStyle w:val="VerbatimChar"/>
        </w:rPr>
        <w:t xml:space="preserve">235 235   voluto         </w:t>
      </w:r>
      <w:r>
        <w:br/>
      </w:r>
      <w:r>
        <w:rPr>
          <w:rStyle w:val="VerbatimChar"/>
        </w:rPr>
        <w:t xml:space="preserve">236 236   quam           </w:t>
      </w:r>
      <w:r>
        <w:br/>
      </w:r>
      <w:r>
        <w:rPr>
          <w:rStyle w:val="VerbatimChar"/>
        </w:rPr>
        <w:t xml:space="preserve">237 237   co             </w:t>
      </w:r>
      <w:r>
        <w:br/>
      </w:r>
      <w:r>
        <w:rPr>
          <w:rStyle w:val="VerbatimChar"/>
        </w:rPr>
        <w:t xml:space="preserve">238 238   desidero       </w:t>
      </w:r>
      <w:r>
        <w:br/>
      </w:r>
      <w:r>
        <w:rPr>
          <w:rStyle w:val="VerbatimChar"/>
        </w:rPr>
        <w:t xml:space="preserve">239 239   no             </w:t>
      </w:r>
      <w:r>
        <w:br/>
      </w:r>
      <w:r>
        <w:rPr>
          <w:rStyle w:val="VerbatimChar"/>
        </w:rPr>
        <w:t xml:space="preserve">240 240   fo             </w:t>
      </w:r>
      <w:r>
        <w:br/>
      </w:r>
      <w:r>
        <w:rPr>
          <w:rStyle w:val="VerbatimChar"/>
        </w:rPr>
        <w:t xml:space="preserve">241 241   8              </w:t>
      </w:r>
      <w:r>
        <w:br/>
      </w:r>
      <w:r>
        <w:rPr>
          <w:rStyle w:val="VerbatimChar"/>
        </w:rPr>
        <w:t xml:space="preserve">242 242   sin            </w:t>
      </w:r>
      <w:r>
        <w:br/>
      </w:r>
      <w:r>
        <w:rPr>
          <w:rStyle w:val="VerbatimChar"/>
        </w:rPr>
        <w:t xml:space="preserve">243 243   dar            </w:t>
      </w:r>
      <w:r>
        <w:br/>
      </w:r>
      <w:r>
        <w:rPr>
          <w:rStyle w:val="VerbatimChar"/>
        </w:rPr>
        <w:t xml:space="preserve">244 244   deve           </w:t>
      </w:r>
      <w:r>
        <w:br/>
      </w:r>
      <w:r>
        <w:rPr>
          <w:rStyle w:val="VerbatimChar"/>
        </w:rPr>
        <w:t xml:space="preserve">245 245   dopo           </w:t>
      </w:r>
      <w:r>
        <w:br/>
      </w:r>
      <w:r>
        <w:rPr>
          <w:rStyle w:val="VerbatimChar"/>
        </w:rPr>
        <w:t xml:space="preserve">246 246   voglio         </w:t>
      </w:r>
      <w:r>
        <w:br/>
      </w:r>
      <w:r>
        <w:rPr>
          <w:rStyle w:val="VerbatimChar"/>
        </w:rPr>
        <w:t xml:space="preserve">247 247   scrittura      </w:t>
      </w:r>
      <w:r>
        <w:br/>
      </w:r>
      <w:r>
        <w:rPr>
          <w:rStyle w:val="VerbatimChar"/>
        </w:rPr>
        <w:t xml:space="preserve">248 248   quest          </w:t>
      </w:r>
      <w:r>
        <w:br/>
      </w:r>
      <w:r>
        <w:rPr>
          <w:rStyle w:val="VerbatimChar"/>
        </w:rPr>
        <w:t xml:space="preserve">249 249   stesso         </w:t>
      </w:r>
      <w:r>
        <w:br/>
      </w:r>
      <w:r>
        <w:rPr>
          <w:rStyle w:val="VerbatimChar"/>
        </w:rPr>
        <w:t xml:space="preserve">250 250   riverenza      </w:t>
      </w:r>
      <w:r>
        <w:br/>
      </w:r>
      <w:r>
        <w:rPr>
          <w:rStyle w:val="VerbatimChar"/>
        </w:rPr>
        <w:t xml:space="preserve">251 251   benedetto      </w:t>
      </w:r>
      <w:r>
        <w:br/>
      </w:r>
      <w:r>
        <w:rPr>
          <w:rStyle w:val="VerbatimChar"/>
        </w:rPr>
        <w:t xml:space="preserve">252 252   avanti         </w:t>
      </w:r>
      <w:r>
        <w:br/>
      </w:r>
      <w:r>
        <w:rPr>
          <w:rStyle w:val="VerbatimChar"/>
        </w:rPr>
        <w:t xml:space="preserve">253 253   parole         </w:t>
      </w:r>
      <w:r>
        <w:br/>
      </w:r>
      <w:r>
        <w:rPr>
          <w:rStyle w:val="VerbatimChar"/>
        </w:rPr>
        <w:t xml:space="preserve">254 254   maniera        </w:t>
      </w:r>
      <w:r>
        <w:br/>
      </w:r>
      <w:r>
        <w:rPr>
          <w:rStyle w:val="VerbatimChar"/>
        </w:rPr>
        <w:t xml:space="preserve">255 255   presto         </w:t>
      </w:r>
      <w:r>
        <w:br/>
      </w:r>
      <w:r>
        <w:rPr>
          <w:rStyle w:val="VerbatimChar"/>
        </w:rPr>
        <w:t xml:space="preserve">256 256   sed            </w:t>
      </w:r>
      <w:r>
        <w:br/>
      </w:r>
      <w:r>
        <w:rPr>
          <w:rStyle w:val="VerbatimChar"/>
        </w:rPr>
        <w:t xml:space="preserve">257 257   aff            </w:t>
      </w:r>
      <w:r>
        <w:br/>
      </w:r>
      <w:r>
        <w:rPr>
          <w:rStyle w:val="VerbatimChar"/>
        </w:rPr>
        <w:t xml:space="preserve">258 258   opere          </w:t>
      </w:r>
      <w:r>
        <w:br/>
      </w:r>
      <w:r>
        <w:rPr>
          <w:rStyle w:val="VerbatimChar"/>
        </w:rPr>
        <w:lastRenderedPageBreak/>
        <w:t xml:space="preserve">259 259   voglia         </w:t>
      </w:r>
      <w:r>
        <w:br/>
      </w:r>
      <w:r>
        <w:rPr>
          <w:rStyle w:val="VerbatimChar"/>
        </w:rPr>
        <w:t xml:space="preserve">260 260   mezzo          </w:t>
      </w:r>
      <w:r>
        <w:br/>
      </w:r>
      <w:r>
        <w:rPr>
          <w:rStyle w:val="VerbatimChar"/>
        </w:rPr>
        <w:t xml:space="preserve">261 261   occhiale       </w:t>
      </w:r>
      <w:r>
        <w:br/>
      </w:r>
      <w:r>
        <w:rPr>
          <w:rStyle w:val="VerbatimChar"/>
        </w:rPr>
        <w:t xml:space="preserve">262 262   dei            </w:t>
      </w:r>
      <w:r>
        <w:br/>
      </w:r>
      <w:r>
        <w:rPr>
          <w:rStyle w:val="VerbatimChar"/>
        </w:rPr>
        <w:t xml:space="preserve">263 263   centro         </w:t>
      </w:r>
      <w:r>
        <w:br/>
      </w:r>
      <w:r>
        <w:rPr>
          <w:rStyle w:val="VerbatimChar"/>
        </w:rPr>
        <w:t xml:space="preserve">264 264   potesse        </w:t>
      </w:r>
      <w:r>
        <w:br/>
      </w:r>
      <w:r>
        <w:rPr>
          <w:rStyle w:val="VerbatimChar"/>
        </w:rPr>
        <w:t xml:space="preserve">265 265   5              </w:t>
      </w:r>
      <w:r>
        <w:br/>
      </w:r>
      <w:r>
        <w:rPr>
          <w:rStyle w:val="VerbatimChar"/>
        </w:rPr>
        <w:t xml:space="preserve">266 266   tanti          </w:t>
      </w:r>
      <w:r>
        <w:br/>
      </w:r>
      <w:r>
        <w:rPr>
          <w:rStyle w:val="VerbatimChar"/>
        </w:rPr>
        <w:t xml:space="preserve">267 267   grandissimo    </w:t>
      </w:r>
      <w:r>
        <w:br/>
      </w:r>
      <w:r>
        <w:rPr>
          <w:rStyle w:val="VerbatimChar"/>
        </w:rPr>
        <w:t xml:space="preserve">268 268   effetto        </w:t>
      </w:r>
      <w:r>
        <w:br/>
      </w:r>
      <w:r>
        <w:rPr>
          <w:rStyle w:val="VerbatimChar"/>
        </w:rPr>
        <w:t xml:space="preserve">269 269   clic           </w:t>
      </w:r>
      <w:r>
        <w:br/>
      </w:r>
      <w:r>
        <w:rPr>
          <w:rStyle w:val="VerbatimChar"/>
        </w:rPr>
        <w:t xml:space="preserve">270 270   nostri         </w:t>
      </w:r>
      <w:r>
        <w:br/>
      </w:r>
      <w:r>
        <w:rPr>
          <w:rStyle w:val="VerbatimChar"/>
        </w:rPr>
        <w:t xml:space="preserve">271 271   memoria        </w:t>
      </w:r>
      <w:r>
        <w:br/>
      </w:r>
      <w:r>
        <w:rPr>
          <w:rStyle w:val="VerbatimChar"/>
        </w:rPr>
        <w:t xml:space="preserve">272 272   doppo          </w:t>
      </w:r>
      <w:r>
        <w:br/>
      </w:r>
      <w:r>
        <w:rPr>
          <w:rStyle w:val="VerbatimChar"/>
        </w:rPr>
        <w:t xml:space="preserve">273 273   t              </w:t>
      </w:r>
      <w:r>
        <w:br/>
      </w:r>
      <w:r>
        <w:rPr>
          <w:rStyle w:val="VerbatimChar"/>
        </w:rPr>
        <w:t xml:space="preserve">274 274   tuttavia       </w:t>
      </w:r>
      <w:r>
        <w:br/>
      </w:r>
      <w:r>
        <w:rPr>
          <w:rStyle w:val="VerbatimChar"/>
        </w:rPr>
        <w:t xml:space="preserve">275 275   tali           </w:t>
      </w:r>
      <w:r>
        <w:br/>
      </w:r>
      <w:r>
        <w:rPr>
          <w:rStyle w:val="VerbatimChar"/>
        </w:rPr>
        <w:t xml:space="preserve">276 276   illli0         </w:t>
      </w:r>
      <w:r>
        <w:br/>
      </w:r>
      <w:r>
        <w:rPr>
          <w:rStyle w:val="VerbatimChar"/>
        </w:rPr>
        <w:t xml:space="preserve">277 277   buon           </w:t>
      </w:r>
      <w:r>
        <w:br/>
      </w:r>
      <w:r>
        <w:rPr>
          <w:rStyle w:val="VerbatimChar"/>
        </w:rPr>
        <w:t xml:space="preserve">278 278   etc            </w:t>
      </w:r>
      <w:r>
        <w:br/>
      </w:r>
      <w:r>
        <w:rPr>
          <w:rStyle w:val="VerbatimChar"/>
        </w:rPr>
        <w:t xml:space="preserve">279 279   mente          </w:t>
      </w:r>
      <w:r>
        <w:br/>
      </w:r>
      <w:r>
        <w:rPr>
          <w:rStyle w:val="VerbatimChar"/>
        </w:rPr>
        <w:t xml:space="preserve">280 280   finalmente     </w:t>
      </w:r>
      <w:r>
        <w:br/>
      </w:r>
      <w:r>
        <w:rPr>
          <w:rStyle w:val="VerbatimChar"/>
        </w:rPr>
        <w:t xml:space="preserve">281 281   veduto         </w:t>
      </w:r>
      <w:r>
        <w:br/>
      </w:r>
      <w:r>
        <w:rPr>
          <w:rStyle w:val="VerbatimChar"/>
        </w:rPr>
        <w:t xml:space="preserve">282 282   fuori          </w:t>
      </w:r>
      <w:r>
        <w:br/>
      </w:r>
      <w:r>
        <w:rPr>
          <w:rStyle w:val="VerbatimChar"/>
        </w:rPr>
        <w:t xml:space="preserve">283 283   somma          </w:t>
      </w:r>
      <w:r>
        <w:br/>
      </w:r>
      <w:r>
        <w:rPr>
          <w:rStyle w:val="VerbatimChar"/>
        </w:rPr>
        <w:t xml:space="preserve">284 284   intendere      </w:t>
      </w:r>
      <w:r>
        <w:br/>
      </w:r>
      <w:r>
        <w:rPr>
          <w:rStyle w:val="VerbatimChar"/>
        </w:rPr>
        <w:t xml:space="preserve">285 285   vorrei         </w:t>
      </w:r>
      <w:r>
        <w:br/>
      </w:r>
      <w:r>
        <w:rPr>
          <w:rStyle w:val="VerbatimChar"/>
        </w:rPr>
        <w:t xml:space="preserve">286 286   huomo          </w:t>
      </w:r>
      <w:r>
        <w:br/>
      </w:r>
      <w:r>
        <w:rPr>
          <w:rStyle w:val="VerbatimChar"/>
        </w:rPr>
        <w:t xml:space="preserve">287 287   padova         </w:t>
      </w:r>
      <w:r>
        <w:br/>
      </w:r>
      <w:r>
        <w:rPr>
          <w:rStyle w:val="VerbatimChar"/>
        </w:rPr>
        <w:t xml:space="preserve">288 288   sino           </w:t>
      </w:r>
      <w:r>
        <w:br/>
      </w:r>
      <w:r>
        <w:rPr>
          <w:rStyle w:val="VerbatimChar"/>
        </w:rPr>
        <w:t xml:space="preserve">289 289   bisogno        </w:t>
      </w:r>
      <w:r>
        <w:br/>
      </w:r>
      <w:r>
        <w:rPr>
          <w:rStyle w:val="VerbatimChar"/>
        </w:rPr>
        <w:t xml:space="preserve">290 290   haverà         </w:t>
      </w:r>
      <w:r>
        <w:br/>
      </w:r>
      <w:r>
        <w:rPr>
          <w:rStyle w:val="VerbatimChar"/>
        </w:rPr>
        <w:t xml:space="preserve">291 291   servirla       </w:t>
      </w:r>
      <w:r>
        <w:br/>
      </w:r>
      <w:r>
        <w:rPr>
          <w:rStyle w:val="VerbatimChar"/>
        </w:rPr>
        <w:t xml:space="preserve">292 292   male           </w:t>
      </w:r>
      <w:r>
        <w:br/>
      </w:r>
      <w:r>
        <w:rPr>
          <w:rStyle w:val="VerbatimChar"/>
        </w:rPr>
        <w:t xml:space="preserve">293 293   disse          </w:t>
      </w:r>
      <w:r>
        <w:br/>
      </w:r>
      <w:r>
        <w:rPr>
          <w:rStyle w:val="VerbatimChar"/>
        </w:rPr>
        <w:t xml:space="preserve">294 294   fiorenza       </w:t>
      </w:r>
      <w:r>
        <w:br/>
      </w:r>
      <w:r>
        <w:rPr>
          <w:rStyle w:val="VerbatimChar"/>
        </w:rPr>
        <w:t xml:space="preserve">295 295   havesse        </w:t>
      </w:r>
      <w:r>
        <w:br/>
      </w:r>
      <w:r>
        <w:rPr>
          <w:rStyle w:val="VerbatimChar"/>
        </w:rPr>
        <w:t xml:space="preserve">296 296   eli            </w:t>
      </w:r>
      <w:r>
        <w:br/>
      </w:r>
      <w:r>
        <w:rPr>
          <w:rStyle w:val="VerbatimChar"/>
        </w:rPr>
        <w:t xml:space="preserve">297 297   negozio        </w:t>
      </w:r>
      <w:r>
        <w:br/>
      </w:r>
      <w:r>
        <w:rPr>
          <w:rStyle w:val="VerbatimChar"/>
        </w:rPr>
        <w:t xml:space="preserve">298 298   contento       </w:t>
      </w:r>
      <w:r>
        <w:br/>
      </w:r>
      <w:r>
        <w:rPr>
          <w:rStyle w:val="VerbatimChar"/>
        </w:rPr>
        <w:t xml:space="preserve">299 299   signor         </w:t>
      </w:r>
      <w:r>
        <w:br/>
      </w:r>
      <w:r>
        <w:rPr>
          <w:rStyle w:val="VerbatimChar"/>
        </w:rPr>
        <w:t xml:space="preserve">300 300   dir            </w:t>
      </w:r>
      <w:r>
        <w:br/>
      </w:r>
      <w:r>
        <w:rPr>
          <w:rStyle w:val="VerbatimChar"/>
        </w:rPr>
        <w:t xml:space="preserve">301 301   causa          </w:t>
      </w:r>
      <w:r>
        <w:br/>
      </w:r>
      <w:r>
        <w:rPr>
          <w:rStyle w:val="VerbatimChar"/>
        </w:rPr>
        <w:t xml:space="preserve">302 302   pianeti        </w:t>
      </w:r>
      <w:r>
        <w:br/>
      </w:r>
      <w:r>
        <w:rPr>
          <w:rStyle w:val="VerbatimChar"/>
        </w:rPr>
        <w:t xml:space="preserve">303 303   adesso         </w:t>
      </w:r>
      <w:r>
        <w:br/>
      </w:r>
      <w:r>
        <w:rPr>
          <w:rStyle w:val="VerbatimChar"/>
        </w:rPr>
        <w:t xml:space="preserve">304 304   ancor          </w:t>
      </w:r>
      <w:r>
        <w:br/>
      </w:r>
      <w:r>
        <w:rPr>
          <w:rStyle w:val="VerbatimChar"/>
        </w:rPr>
        <w:t xml:space="preserve">305 305   ricevuto       </w:t>
      </w:r>
      <w:r>
        <w:br/>
      </w:r>
      <w:r>
        <w:rPr>
          <w:rStyle w:val="VerbatimChar"/>
        </w:rPr>
        <w:t xml:space="preserve">306 306   forza          </w:t>
      </w:r>
      <w:r>
        <w:br/>
      </w:r>
      <w:r>
        <w:rPr>
          <w:rStyle w:val="VerbatimChar"/>
        </w:rPr>
        <w:t xml:space="preserve">307 307   copia          </w:t>
      </w:r>
      <w:r>
        <w:br/>
      </w:r>
      <w:r>
        <w:rPr>
          <w:rStyle w:val="VerbatimChar"/>
        </w:rPr>
        <w:t xml:space="preserve">308 308   pisa           </w:t>
      </w:r>
      <w:r>
        <w:br/>
      </w:r>
      <w:r>
        <w:rPr>
          <w:rStyle w:val="VerbatimChar"/>
        </w:rPr>
        <w:lastRenderedPageBreak/>
        <w:t xml:space="preserve">309 309   macchie        </w:t>
      </w:r>
      <w:r>
        <w:br/>
      </w:r>
      <w:r>
        <w:rPr>
          <w:rStyle w:val="VerbatimChar"/>
        </w:rPr>
        <w:t xml:space="preserve">310 310   scrissi        </w:t>
      </w:r>
      <w:r>
        <w:br/>
      </w:r>
      <w:r>
        <w:rPr>
          <w:rStyle w:val="VerbatimChar"/>
        </w:rPr>
        <w:t xml:space="preserve">311 311   almeno         </w:t>
      </w:r>
      <w:r>
        <w:br/>
      </w:r>
      <w:r>
        <w:rPr>
          <w:rStyle w:val="VerbatimChar"/>
        </w:rPr>
        <w:t xml:space="preserve">312 312   par            </w:t>
      </w:r>
      <w:r>
        <w:br/>
      </w:r>
      <w:r>
        <w:rPr>
          <w:rStyle w:val="VerbatimChar"/>
        </w:rPr>
        <w:t xml:space="preserve">313 313   benché         </w:t>
      </w:r>
      <w:r>
        <w:br/>
      </w:r>
      <w:r>
        <w:rPr>
          <w:rStyle w:val="VerbatimChar"/>
        </w:rPr>
        <w:t xml:space="preserve">314 314   veder          </w:t>
      </w:r>
      <w:r>
        <w:br/>
      </w:r>
      <w:r>
        <w:rPr>
          <w:rStyle w:val="VerbatimChar"/>
        </w:rPr>
        <w:t xml:space="preserve">315 315   sicuro         </w:t>
      </w:r>
      <w:r>
        <w:br/>
      </w:r>
      <w:r>
        <w:rPr>
          <w:rStyle w:val="VerbatimChar"/>
        </w:rPr>
        <w:t xml:space="preserve">316 316   nvove          </w:t>
      </w:r>
      <w:r>
        <w:br/>
      </w:r>
      <w:r>
        <w:rPr>
          <w:rStyle w:val="VerbatimChar"/>
        </w:rPr>
        <w:t xml:space="preserve">317 317   lor            </w:t>
      </w:r>
      <w:r>
        <w:br/>
      </w:r>
      <w:r>
        <w:rPr>
          <w:rStyle w:val="VerbatimChar"/>
        </w:rPr>
        <w:t xml:space="preserve">318 318   ab             </w:t>
      </w:r>
      <w:r>
        <w:br/>
      </w:r>
      <w:r>
        <w:rPr>
          <w:rStyle w:val="VerbatimChar"/>
        </w:rPr>
        <w:t xml:space="preserve">319 319   11             </w:t>
      </w:r>
      <w:r>
        <w:br/>
      </w:r>
      <w:r>
        <w:rPr>
          <w:rStyle w:val="VerbatimChar"/>
        </w:rPr>
        <w:t xml:space="preserve">320 320   viene          </w:t>
      </w:r>
      <w:r>
        <w:br/>
      </w:r>
      <w:r>
        <w:rPr>
          <w:rStyle w:val="VerbatimChar"/>
        </w:rPr>
        <w:t xml:space="preserve">321 321   servire        </w:t>
      </w:r>
      <w:r>
        <w:br/>
      </w:r>
      <w:r>
        <w:rPr>
          <w:rStyle w:val="VerbatimChar"/>
        </w:rPr>
        <w:t xml:space="preserve">322 322   costà          </w:t>
      </w:r>
      <w:r>
        <w:br/>
      </w:r>
      <w:r>
        <w:rPr>
          <w:rStyle w:val="VerbatimChar"/>
        </w:rPr>
        <w:t xml:space="preserve">323 323   gio            </w:t>
      </w:r>
      <w:r>
        <w:br/>
      </w:r>
      <w:r>
        <w:rPr>
          <w:rStyle w:val="VerbatimChar"/>
        </w:rPr>
        <w:t xml:space="preserve">324 324   ri             </w:t>
      </w:r>
      <w:r>
        <w:br/>
      </w:r>
      <w:r>
        <w:rPr>
          <w:rStyle w:val="VerbatimChar"/>
        </w:rPr>
        <w:t xml:space="preserve">325 325   ss             </w:t>
      </w:r>
      <w:r>
        <w:br/>
      </w:r>
      <w:r>
        <w:rPr>
          <w:rStyle w:val="VerbatimChar"/>
        </w:rPr>
        <w:t xml:space="preserve">326 326   etiam          </w:t>
      </w:r>
      <w:r>
        <w:br/>
      </w:r>
      <w:r>
        <w:rPr>
          <w:rStyle w:val="VerbatimChar"/>
        </w:rPr>
        <w:t xml:space="preserve">327 327   huomini        </w:t>
      </w:r>
      <w:r>
        <w:br/>
      </w:r>
      <w:r>
        <w:rPr>
          <w:rStyle w:val="VerbatimChar"/>
        </w:rPr>
        <w:t xml:space="preserve">328 328   trattato       </w:t>
      </w:r>
      <w:r>
        <w:br/>
      </w:r>
      <w:r>
        <w:rPr>
          <w:rStyle w:val="VerbatimChar"/>
        </w:rPr>
        <w:t xml:space="preserve">329 329   inteso         </w:t>
      </w:r>
      <w:r>
        <w:br/>
      </w:r>
      <w:r>
        <w:rPr>
          <w:rStyle w:val="VerbatimChar"/>
        </w:rPr>
        <w:t xml:space="preserve">330 330   ngo            </w:t>
      </w:r>
      <w:r>
        <w:br/>
      </w:r>
      <w:r>
        <w:rPr>
          <w:rStyle w:val="VerbatimChar"/>
        </w:rPr>
        <w:t xml:space="preserve">331 331   fanno          </w:t>
      </w:r>
      <w:r>
        <w:br/>
      </w:r>
      <w:r>
        <w:rPr>
          <w:rStyle w:val="VerbatimChar"/>
        </w:rPr>
        <w:t xml:space="preserve">332 332   conforme       </w:t>
      </w:r>
      <w:r>
        <w:br/>
      </w:r>
      <w:r>
        <w:rPr>
          <w:rStyle w:val="VerbatimChar"/>
        </w:rPr>
        <w:t xml:space="preserve">333 333   card           </w:t>
      </w:r>
      <w:r>
        <w:br/>
      </w:r>
      <w:r>
        <w:rPr>
          <w:rStyle w:val="VerbatimChar"/>
        </w:rPr>
        <w:t xml:space="preserve">334 334   detta          </w:t>
      </w:r>
      <w:r>
        <w:br/>
      </w:r>
      <w:r>
        <w:rPr>
          <w:rStyle w:val="VerbatimChar"/>
        </w:rPr>
        <w:t xml:space="preserve">335 335   seco           </w:t>
      </w:r>
      <w:r>
        <w:br/>
      </w:r>
      <w:r>
        <w:rPr>
          <w:rStyle w:val="VerbatimChar"/>
        </w:rPr>
        <w:t xml:space="preserve">336 336   vera           </w:t>
      </w:r>
      <w:r>
        <w:br/>
      </w:r>
      <w:r>
        <w:rPr>
          <w:rStyle w:val="VerbatimChar"/>
        </w:rPr>
        <w:t xml:space="preserve">337 337   intanto        </w:t>
      </w:r>
      <w:r>
        <w:br/>
      </w:r>
      <w:r>
        <w:rPr>
          <w:rStyle w:val="VerbatimChar"/>
        </w:rPr>
        <w:t xml:space="preserve">338 338   tante          </w:t>
      </w:r>
      <w:r>
        <w:br/>
      </w:r>
      <w:r>
        <w:rPr>
          <w:rStyle w:val="VerbatimChar"/>
        </w:rPr>
        <w:t xml:space="preserve">339 339   fratello       </w:t>
      </w:r>
      <w:r>
        <w:br/>
      </w:r>
      <w:r>
        <w:rPr>
          <w:rStyle w:val="VerbatimChar"/>
        </w:rPr>
        <w:t xml:space="preserve">340 340   eccli          </w:t>
      </w:r>
      <w:r>
        <w:br/>
      </w:r>
      <w:r>
        <w:rPr>
          <w:rStyle w:val="VerbatimChar"/>
        </w:rPr>
        <w:t xml:space="preserve">341 341   degli          </w:t>
      </w:r>
      <w:r>
        <w:br/>
      </w:r>
      <w:r>
        <w:rPr>
          <w:rStyle w:val="VerbatimChar"/>
        </w:rPr>
        <w:t xml:space="preserve">342 342   iddio          </w:t>
      </w:r>
      <w:r>
        <w:br/>
      </w:r>
      <w:r>
        <w:rPr>
          <w:rStyle w:val="VerbatimChar"/>
        </w:rPr>
        <w:t xml:space="preserve">343 343   saranno        </w:t>
      </w:r>
      <w:r>
        <w:br/>
      </w:r>
      <w:r>
        <w:rPr>
          <w:rStyle w:val="VerbatimChar"/>
        </w:rPr>
        <w:t xml:space="preserve">344 344   maestro        </w:t>
      </w:r>
      <w:r>
        <w:br/>
      </w:r>
      <w:r>
        <w:rPr>
          <w:rStyle w:val="VerbatimChar"/>
        </w:rPr>
        <w:t xml:space="preserve">345 345   sti            </w:t>
      </w:r>
      <w:r>
        <w:br/>
      </w:r>
      <w:r>
        <w:rPr>
          <w:rStyle w:val="VerbatimChar"/>
        </w:rPr>
        <w:t xml:space="preserve">346 346   niente         </w:t>
      </w:r>
      <w:r>
        <w:br/>
      </w:r>
      <w:r>
        <w:rPr>
          <w:rStyle w:val="VerbatimChar"/>
        </w:rPr>
        <w:t xml:space="preserve">347 347   quell          </w:t>
      </w:r>
      <w:r>
        <w:br/>
      </w:r>
      <w:r>
        <w:rPr>
          <w:rStyle w:val="VerbatimChar"/>
        </w:rPr>
        <w:t xml:space="preserve">348 348   caro           </w:t>
      </w:r>
      <w:r>
        <w:br/>
      </w:r>
      <w:r>
        <w:rPr>
          <w:rStyle w:val="VerbatimChar"/>
        </w:rPr>
        <w:t xml:space="preserve">349 349   sto            </w:t>
      </w:r>
      <w:r>
        <w:br/>
      </w:r>
      <w:r>
        <w:rPr>
          <w:rStyle w:val="VerbatimChar"/>
        </w:rPr>
        <w:t xml:space="preserve">350 350   venire         </w:t>
      </w:r>
      <w:r>
        <w:br/>
      </w:r>
      <w:r>
        <w:rPr>
          <w:rStyle w:val="VerbatimChar"/>
        </w:rPr>
        <w:t xml:space="preserve">351 351   caso           </w:t>
      </w:r>
      <w:r>
        <w:br/>
      </w:r>
      <w:r>
        <w:rPr>
          <w:rStyle w:val="VerbatimChar"/>
        </w:rPr>
        <w:t xml:space="preserve">352 352   velocità       </w:t>
      </w:r>
      <w:r>
        <w:br/>
      </w:r>
      <w:r>
        <w:rPr>
          <w:rStyle w:val="VerbatimChar"/>
        </w:rPr>
        <w:t xml:space="preserve">353 353   tengo          </w:t>
      </w:r>
      <w:r>
        <w:br/>
      </w:r>
      <w:r>
        <w:rPr>
          <w:rStyle w:val="VerbatimChar"/>
        </w:rPr>
        <w:t xml:space="preserve">354 354   mihi           </w:t>
      </w:r>
      <w:r>
        <w:br/>
      </w:r>
      <w:r>
        <w:rPr>
          <w:rStyle w:val="VerbatimChar"/>
        </w:rPr>
        <w:t xml:space="preserve">355 355   dottrina       </w:t>
      </w:r>
      <w:r>
        <w:br/>
      </w:r>
      <w:r>
        <w:rPr>
          <w:rStyle w:val="VerbatimChar"/>
        </w:rPr>
        <w:t xml:space="preserve">356 356   dubbio         </w:t>
      </w:r>
      <w:r>
        <w:br/>
      </w:r>
      <w:r>
        <w:rPr>
          <w:rStyle w:val="VerbatimChar"/>
        </w:rPr>
        <w:t xml:space="preserve">357 357   figura         </w:t>
      </w:r>
      <w:r>
        <w:br/>
      </w:r>
      <w:r>
        <w:rPr>
          <w:rStyle w:val="VerbatimChar"/>
        </w:rPr>
        <w:t xml:space="preserve">358 358   simili         </w:t>
      </w:r>
      <w:r>
        <w:br/>
      </w:r>
      <w:r>
        <w:rPr>
          <w:rStyle w:val="VerbatimChar"/>
        </w:rPr>
        <w:lastRenderedPageBreak/>
        <w:t xml:space="preserve">359 359   speranza       </w:t>
      </w:r>
      <w:r>
        <w:br/>
      </w:r>
      <w:r>
        <w:rPr>
          <w:rStyle w:val="VerbatimChar"/>
        </w:rPr>
        <w:t xml:space="preserve">360 360   111            </w:t>
      </w:r>
      <w:r>
        <w:br/>
      </w:r>
      <w:r>
        <w:rPr>
          <w:rStyle w:val="VerbatimChar"/>
        </w:rPr>
        <w:t xml:space="preserve">361 361   hoc            </w:t>
      </w:r>
      <w:r>
        <w:br/>
      </w:r>
      <w:r>
        <w:rPr>
          <w:rStyle w:val="VerbatimChar"/>
        </w:rPr>
        <w:t xml:space="preserve">362 362   ragioni        </w:t>
      </w:r>
      <w:r>
        <w:br/>
      </w:r>
      <w:r>
        <w:rPr>
          <w:rStyle w:val="VerbatimChar"/>
        </w:rPr>
        <w:t xml:space="preserve">363 363   or             </w:t>
      </w:r>
      <w:r>
        <w:br/>
      </w:r>
      <w:r>
        <w:rPr>
          <w:rStyle w:val="VerbatimChar"/>
        </w:rPr>
        <w:t xml:space="preserve">364 364   fatti          </w:t>
      </w:r>
      <w:r>
        <w:br/>
      </w:r>
      <w:r>
        <w:rPr>
          <w:rStyle w:val="VerbatimChar"/>
        </w:rPr>
        <w:t xml:space="preserve">365 365   numero         </w:t>
      </w:r>
      <w:r>
        <w:br/>
      </w:r>
      <w:r>
        <w:rPr>
          <w:rStyle w:val="VerbatimChar"/>
        </w:rPr>
        <w:t xml:space="preserve">366 366   potrebbe       </w:t>
      </w:r>
      <w:r>
        <w:br/>
      </w:r>
      <w:r>
        <w:rPr>
          <w:rStyle w:val="VerbatimChar"/>
        </w:rPr>
        <w:t xml:space="preserve">367 367   stati          </w:t>
      </w:r>
      <w:r>
        <w:br/>
      </w:r>
      <w:r>
        <w:rPr>
          <w:rStyle w:val="VerbatimChar"/>
        </w:rPr>
        <w:t xml:space="preserve">368 368   intendo        </w:t>
      </w:r>
      <w:r>
        <w:br/>
      </w:r>
      <w:r>
        <w:rPr>
          <w:rStyle w:val="VerbatimChar"/>
        </w:rPr>
        <w:t xml:space="preserve">369 369   credere        </w:t>
      </w:r>
      <w:r>
        <w:br/>
      </w:r>
      <w:r>
        <w:rPr>
          <w:rStyle w:val="VerbatimChar"/>
        </w:rPr>
        <w:t xml:space="preserve">370 370   venetia        </w:t>
      </w:r>
      <w:r>
        <w:br/>
      </w:r>
      <w:r>
        <w:rPr>
          <w:rStyle w:val="VerbatimChar"/>
        </w:rPr>
        <w:t xml:space="preserve">371 371   ac             </w:t>
      </w:r>
      <w:r>
        <w:br/>
      </w:r>
      <w:r>
        <w:rPr>
          <w:rStyle w:val="VerbatimChar"/>
        </w:rPr>
        <w:t xml:space="preserve">372 372   aria           </w:t>
      </w:r>
      <w:r>
        <w:br/>
      </w:r>
      <w:r>
        <w:rPr>
          <w:rStyle w:val="VerbatimChar"/>
        </w:rPr>
        <w:t xml:space="preserve">373 373   visto          </w:t>
      </w:r>
      <w:r>
        <w:br/>
      </w:r>
      <w:r>
        <w:rPr>
          <w:rStyle w:val="VerbatimChar"/>
        </w:rPr>
        <w:t xml:space="preserve">374 374   b              </w:t>
      </w:r>
      <w:r>
        <w:br/>
      </w:r>
      <w:r>
        <w:rPr>
          <w:rStyle w:val="VerbatimChar"/>
        </w:rPr>
        <w:t xml:space="preserve">375 375   dare           </w:t>
      </w:r>
      <w:r>
        <w:br/>
      </w:r>
      <w:r>
        <w:rPr>
          <w:rStyle w:val="VerbatimChar"/>
        </w:rPr>
        <w:t xml:space="preserve">376 376   enim           </w:t>
      </w:r>
      <w:r>
        <w:br/>
      </w:r>
      <w:r>
        <w:rPr>
          <w:rStyle w:val="VerbatimChar"/>
        </w:rPr>
        <w:t xml:space="preserve">377 377   altezza        </w:t>
      </w:r>
      <w:r>
        <w:br/>
      </w:r>
      <w:r>
        <w:rPr>
          <w:rStyle w:val="VerbatimChar"/>
        </w:rPr>
        <w:t xml:space="preserve">378 378   possibile      </w:t>
      </w:r>
      <w:r>
        <w:br/>
      </w:r>
      <w:r>
        <w:rPr>
          <w:rStyle w:val="VerbatimChar"/>
        </w:rPr>
        <w:t xml:space="preserve">379 379   stima          </w:t>
      </w:r>
      <w:r>
        <w:br/>
      </w:r>
      <w:r>
        <w:rPr>
          <w:rStyle w:val="VerbatimChar"/>
        </w:rPr>
        <w:t xml:space="preserve">380 380   fin            </w:t>
      </w:r>
      <w:r>
        <w:br/>
      </w:r>
      <w:r>
        <w:rPr>
          <w:rStyle w:val="VerbatimChar"/>
        </w:rPr>
        <w:t xml:space="preserve">381 381   città          </w:t>
      </w:r>
      <w:r>
        <w:br/>
      </w:r>
      <w:r>
        <w:rPr>
          <w:rStyle w:val="VerbatimChar"/>
        </w:rPr>
        <w:t xml:space="preserve">382 382   essi           </w:t>
      </w:r>
      <w:r>
        <w:br/>
      </w:r>
      <w:r>
        <w:rPr>
          <w:rStyle w:val="VerbatimChar"/>
        </w:rPr>
        <w:t xml:space="preserve">383 383   cagione        </w:t>
      </w:r>
      <w:r>
        <w:br/>
      </w:r>
      <w:r>
        <w:rPr>
          <w:rStyle w:val="VerbatimChar"/>
        </w:rPr>
        <w:t xml:space="preserve">384 384   oblig          </w:t>
      </w:r>
      <w:r>
        <w:br/>
      </w:r>
      <w:r>
        <w:rPr>
          <w:rStyle w:val="VerbatimChar"/>
        </w:rPr>
        <w:t xml:space="preserve">385 385   cortesia       </w:t>
      </w:r>
      <w:r>
        <w:br/>
      </w:r>
      <w:r>
        <w:rPr>
          <w:rStyle w:val="VerbatimChar"/>
        </w:rPr>
        <w:t xml:space="preserve">386 386   stessa         </w:t>
      </w:r>
      <w:r>
        <w:br/>
      </w:r>
      <w:r>
        <w:rPr>
          <w:rStyle w:val="VerbatimChar"/>
        </w:rPr>
        <w:t xml:space="preserve">387 387   molta          </w:t>
      </w:r>
      <w:r>
        <w:br/>
      </w:r>
      <w:r>
        <w:rPr>
          <w:rStyle w:val="VerbatimChar"/>
        </w:rPr>
        <w:t xml:space="preserve">388 388   diligenza      </w:t>
      </w:r>
      <w:r>
        <w:br/>
      </w:r>
      <w:r>
        <w:rPr>
          <w:rStyle w:val="VerbatimChar"/>
        </w:rPr>
        <w:t xml:space="preserve">389 389   gloria         </w:t>
      </w:r>
      <w:r>
        <w:br/>
      </w:r>
      <w:r>
        <w:rPr>
          <w:rStyle w:val="VerbatimChar"/>
        </w:rPr>
        <w:t xml:space="preserve">390 390   parere         </w:t>
      </w:r>
      <w:r>
        <w:br/>
      </w:r>
      <w:r>
        <w:rPr>
          <w:rStyle w:val="VerbatimChar"/>
        </w:rPr>
        <w:t xml:space="preserve">391 391   linea          </w:t>
      </w:r>
      <w:r>
        <w:br/>
      </w:r>
      <w:r>
        <w:rPr>
          <w:rStyle w:val="VerbatimChar"/>
        </w:rPr>
        <w:t xml:space="preserve">392 392   rispetto       </w:t>
      </w:r>
      <w:r>
        <w:br/>
      </w:r>
      <w:r>
        <w:rPr>
          <w:rStyle w:val="VerbatimChar"/>
        </w:rPr>
        <w:t xml:space="preserve">393 393   trovato        </w:t>
      </w:r>
      <w:r>
        <w:br/>
      </w:r>
      <w:r>
        <w:rPr>
          <w:rStyle w:val="VerbatimChar"/>
        </w:rPr>
        <w:t xml:space="preserve">394 394   grandezza      </w:t>
      </w:r>
      <w:r>
        <w:br/>
      </w:r>
      <w:r>
        <w:rPr>
          <w:rStyle w:val="VerbatimChar"/>
        </w:rPr>
        <w:t xml:space="preserve">395 395   castelli       </w:t>
      </w:r>
      <w:r>
        <w:br/>
      </w:r>
      <w:r>
        <w:rPr>
          <w:rStyle w:val="VerbatimChar"/>
        </w:rPr>
        <w:t xml:space="preserve">396 396   dev            </w:t>
      </w:r>
      <w:r>
        <w:br/>
      </w:r>
      <w:r>
        <w:rPr>
          <w:rStyle w:val="VerbatimChar"/>
        </w:rPr>
        <w:t xml:space="preserve">397 397   tosto          </w:t>
      </w:r>
      <w:r>
        <w:br/>
      </w:r>
      <w:r>
        <w:rPr>
          <w:rStyle w:val="VerbatimChar"/>
        </w:rPr>
        <w:t xml:space="preserve">398 398   settimana      </w:t>
      </w:r>
      <w:r>
        <w:br/>
      </w:r>
      <w:r>
        <w:rPr>
          <w:rStyle w:val="VerbatimChar"/>
        </w:rPr>
        <w:t xml:space="preserve">399 399   cosi           </w:t>
      </w:r>
      <w:r>
        <w:br/>
      </w:r>
      <w:r>
        <w:rPr>
          <w:rStyle w:val="VerbatimChar"/>
        </w:rPr>
        <w:t xml:space="preserve">400 400   massime        </w:t>
      </w:r>
      <w:r>
        <w:br/>
      </w:r>
      <w:r>
        <w:rPr>
          <w:rStyle w:val="VerbatimChar"/>
        </w:rPr>
        <w:t xml:space="preserve">401 401   buono          </w:t>
      </w:r>
      <w:r>
        <w:br/>
      </w:r>
      <w:r>
        <w:rPr>
          <w:rStyle w:val="VerbatimChar"/>
        </w:rPr>
        <w:t xml:space="preserve">402 402   sigri          </w:t>
      </w:r>
      <w:r>
        <w:br/>
      </w:r>
      <w:r>
        <w:rPr>
          <w:rStyle w:val="VerbatimChar"/>
        </w:rPr>
        <w:t xml:space="preserve">403 403   tempi          </w:t>
      </w:r>
      <w:r>
        <w:br/>
      </w:r>
      <w:r>
        <w:rPr>
          <w:rStyle w:val="VerbatimChar"/>
        </w:rPr>
        <w:t xml:space="preserve">404 404   mezo           </w:t>
      </w:r>
      <w:r>
        <w:br/>
      </w:r>
      <w:r>
        <w:rPr>
          <w:rStyle w:val="VerbatimChar"/>
        </w:rPr>
        <w:t xml:space="preserve">405 405   qualità        </w:t>
      </w:r>
      <w:r>
        <w:br/>
      </w:r>
      <w:r>
        <w:rPr>
          <w:rStyle w:val="VerbatimChar"/>
        </w:rPr>
        <w:t xml:space="preserve">406 406   ultima         </w:t>
      </w:r>
      <w:r>
        <w:br/>
      </w:r>
      <w:r>
        <w:rPr>
          <w:rStyle w:val="VerbatimChar"/>
        </w:rPr>
        <w:t xml:space="preserve">407 407   simile         </w:t>
      </w:r>
      <w:r>
        <w:br/>
      </w:r>
      <w:r>
        <w:rPr>
          <w:rStyle w:val="VerbatimChar"/>
        </w:rPr>
        <w:t xml:space="preserve">408 408   nga            </w:t>
      </w:r>
      <w:r>
        <w:br/>
      </w:r>
      <w:r>
        <w:rPr>
          <w:rStyle w:val="VerbatimChar"/>
        </w:rPr>
        <w:lastRenderedPageBreak/>
        <w:t xml:space="preserve">409 409   forma          </w:t>
      </w:r>
      <w:r>
        <w:br/>
      </w:r>
      <w:r>
        <w:rPr>
          <w:rStyle w:val="VerbatimChar"/>
        </w:rPr>
        <w:t xml:space="preserve">410 410   sva            </w:t>
      </w:r>
      <w:r>
        <w:br/>
      </w:r>
      <w:r>
        <w:rPr>
          <w:rStyle w:val="VerbatimChar"/>
        </w:rPr>
        <w:t xml:space="preserve">411 411   bologna        </w:t>
      </w:r>
      <w:r>
        <w:br/>
      </w:r>
      <w:r>
        <w:rPr>
          <w:rStyle w:val="VerbatimChar"/>
        </w:rPr>
        <w:t xml:space="preserve">412 412   superficie     </w:t>
      </w:r>
      <w:r>
        <w:br/>
      </w:r>
      <w:r>
        <w:rPr>
          <w:rStyle w:val="VerbatimChar"/>
        </w:rPr>
        <w:t xml:space="preserve">413 413   alcun          </w:t>
      </w:r>
      <w:r>
        <w:br/>
      </w:r>
      <w:r>
        <w:rPr>
          <w:rStyle w:val="VerbatimChar"/>
        </w:rPr>
        <w:t xml:space="preserve">414 414   avviso         </w:t>
      </w:r>
      <w:r>
        <w:br/>
      </w:r>
      <w:r>
        <w:rPr>
          <w:rStyle w:val="VerbatimChar"/>
        </w:rPr>
        <w:t xml:space="preserve">415 415   fece           </w:t>
      </w:r>
      <w:r>
        <w:br/>
      </w:r>
      <w:r>
        <w:rPr>
          <w:rStyle w:val="VerbatimChar"/>
        </w:rPr>
        <w:t xml:space="preserve">416 416   trovo          </w:t>
      </w:r>
      <w:r>
        <w:br/>
      </w:r>
      <w:r>
        <w:rPr>
          <w:rStyle w:val="VerbatimChar"/>
        </w:rPr>
        <w:t xml:space="preserve">417 417   reverenza      </w:t>
      </w:r>
      <w:r>
        <w:br/>
      </w:r>
      <w:r>
        <w:rPr>
          <w:rStyle w:val="VerbatimChar"/>
        </w:rPr>
        <w:t xml:space="preserve">418 418   ricevuta       </w:t>
      </w:r>
      <w:r>
        <w:br/>
      </w:r>
      <w:r>
        <w:rPr>
          <w:rStyle w:val="VerbatimChar"/>
        </w:rPr>
        <w:t xml:space="preserve">419 419   difficoltà     </w:t>
      </w:r>
      <w:r>
        <w:br/>
      </w:r>
      <w:r>
        <w:rPr>
          <w:rStyle w:val="VerbatimChar"/>
        </w:rPr>
        <w:t xml:space="preserve">420 420   marzo          </w:t>
      </w:r>
      <w:r>
        <w:br/>
      </w:r>
      <w:r>
        <w:rPr>
          <w:rStyle w:val="VerbatimChar"/>
        </w:rPr>
        <w:t xml:space="preserve">421 421   vivo           </w:t>
      </w:r>
      <w:r>
        <w:br/>
      </w:r>
      <w:r>
        <w:rPr>
          <w:rStyle w:val="VerbatimChar"/>
        </w:rPr>
        <w:t xml:space="preserve">422 422   do             </w:t>
      </w:r>
      <w:r>
        <w:br/>
      </w:r>
      <w:r>
        <w:rPr>
          <w:rStyle w:val="VerbatimChar"/>
        </w:rPr>
        <w:t xml:space="preserve">423 423   dirò           </w:t>
      </w:r>
      <w:r>
        <w:br/>
      </w:r>
      <w:r>
        <w:rPr>
          <w:rStyle w:val="VerbatimChar"/>
        </w:rPr>
        <w:t xml:space="preserve">424 424   porta          </w:t>
      </w:r>
      <w:r>
        <w:br/>
      </w:r>
      <w:r>
        <w:rPr>
          <w:rStyle w:val="VerbatimChar"/>
        </w:rPr>
        <w:t xml:space="preserve">425 425   don            </w:t>
      </w:r>
      <w:r>
        <w:br/>
      </w:r>
      <w:r>
        <w:rPr>
          <w:rStyle w:val="VerbatimChar"/>
        </w:rPr>
        <w:t xml:space="preserve">426 426   rispondere     </w:t>
      </w:r>
      <w:r>
        <w:br/>
      </w:r>
      <w:r>
        <w:rPr>
          <w:rStyle w:val="VerbatimChar"/>
        </w:rPr>
        <w:t xml:space="preserve">427 427   necessario     </w:t>
      </w:r>
      <w:r>
        <w:br/>
      </w:r>
      <w:r>
        <w:rPr>
          <w:rStyle w:val="VerbatimChar"/>
        </w:rPr>
        <w:t xml:space="preserve">428 428   mille          </w:t>
      </w:r>
      <w:r>
        <w:br/>
      </w:r>
      <w:r>
        <w:rPr>
          <w:rStyle w:val="VerbatimChar"/>
        </w:rPr>
        <w:t xml:space="preserve">429 429   sento          </w:t>
      </w:r>
      <w:r>
        <w:br/>
      </w:r>
      <w:r>
        <w:rPr>
          <w:rStyle w:val="VerbatimChar"/>
        </w:rPr>
        <w:t xml:space="preserve">430 430   habbiamo       </w:t>
      </w:r>
      <w:r>
        <w:br/>
      </w:r>
      <w:r>
        <w:rPr>
          <w:rStyle w:val="VerbatimChar"/>
        </w:rPr>
        <w:t xml:space="preserve">431 431   resta          </w:t>
      </w:r>
      <w:r>
        <w:br/>
      </w:r>
      <w:r>
        <w:rPr>
          <w:rStyle w:val="VerbatimChar"/>
        </w:rPr>
        <w:t xml:space="preserve">432 432   età            </w:t>
      </w:r>
      <w:r>
        <w:br/>
      </w:r>
      <w:r>
        <w:rPr>
          <w:rStyle w:val="VerbatimChar"/>
        </w:rPr>
        <w:t xml:space="preserve">433 433   autore         </w:t>
      </w:r>
      <w:r>
        <w:br/>
      </w:r>
      <w:r>
        <w:rPr>
          <w:rStyle w:val="VerbatimChar"/>
        </w:rPr>
        <w:t xml:space="preserve">434 434   feci           </w:t>
      </w:r>
      <w:r>
        <w:br/>
      </w:r>
      <w:r>
        <w:rPr>
          <w:rStyle w:val="VerbatimChar"/>
        </w:rPr>
        <w:t xml:space="preserve">435 435   mostra         </w:t>
      </w:r>
      <w:r>
        <w:br/>
      </w:r>
      <w:r>
        <w:rPr>
          <w:rStyle w:val="VerbatimChar"/>
        </w:rPr>
        <w:t xml:space="preserve">436 436   poca           </w:t>
      </w:r>
      <w:r>
        <w:br/>
      </w:r>
      <w:r>
        <w:rPr>
          <w:rStyle w:val="VerbatimChar"/>
        </w:rPr>
        <w:t xml:space="preserve">437 437   sentito        </w:t>
      </w:r>
      <w:r>
        <w:br/>
      </w:r>
      <w:r>
        <w:rPr>
          <w:rStyle w:val="VerbatimChar"/>
        </w:rPr>
        <w:t xml:space="preserve">438 438   aspettando     </w:t>
      </w:r>
      <w:r>
        <w:br/>
      </w:r>
      <w:r>
        <w:rPr>
          <w:rStyle w:val="VerbatimChar"/>
        </w:rPr>
        <w:t xml:space="preserve">439 439   mese           </w:t>
      </w:r>
      <w:r>
        <w:br/>
      </w:r>
      <w:r>
        <w:rPr>
          <w:rStyle w:val="VerbatimChar"/>
        </w:rPr>
        <w:t xml:space="preserve">440 440   serli          </w:t>
      </w:r>
      <w:r>
        <w:br/>
      </w:r>
      <w:r>
        <w:rPr>
          <w:rStyle w:val="VerbatimChar"/>
        </w:rPr>
        <w:t xml:space="preserve">441 441   eccli0         </w:t>
      </w:r>
      <w:r>
        <w:br/>
      </w:r>
      <w:r>
        <w:rPr>
          <w:rStyle w:val="VerbatimChar"/>
        </w:rPr>
        <w:t xml:space="preserve">442 442   ove            </w:t>
      </w:r>
      <w:r>
        <w:br/>
      </w:r>
      <w:r>
        <w:rPr>
          <w:rStyle w:val="VerbatimChar"/>
        </w:rPr>
        <w:t xml:space="preserve">443 443   bisogna        </w:t>
      </w:r>
      <w:r>
        <w:br/>
      </w:r>
      <w:r>
        <w:rPr>
          <w:rStyle w:val="VerbatimChar"/>
        </w:rPr>
        <w:t xml:space="preserve">444 444   contrario      </w:t>
      </w:r>
      <w:r>
        <w:br/>
      </w:r>
      <w:r>
        <w:rPr>
          <w:rStyle w:val="VerbatimChar"/>
        </w:rPr>
        <w:t xml:space="preserve">445 445   erano          </w:t>
      </w:r>
      <w:r>
        <w:br/>
      </w:r>
      <w:r>
        <w:rPr>
          <w:rStyle w:val="VerbatimChar"/>
        </w:rPr>
        <w:t xml:space="preserve">446 446   atque          </w:t>
      </w:r>
      <w:r>
        <w:br/>
      </w:r>
      <w:r>
        <w:rPr>
          <w:rStyle w:val="VerbatimChar"/>
        </w:rPr>
        <w:t xml:space="preserve">447 447   là             </w:t>
      </w:r>
      <w:r>
        <w:br/>
      </w:r>
      <w:r>
        <w:rPr>
          <w:rStyle w:val="VerbatimChar"/>
        </w:rPr>
        <w:t xml:space="preserve">448 448   sola           </w:t>
      </w:r>
      <w:r>
        <w:br/>
      </w:r>
      <w:r>
        <w:rPr>
          <w:rStyle w:val="VerbatimChar"/>
        </w:rPr>
        <w:t xml:space="preserve">449 449   filosofo       </w:t>
      </w:r>
      <w:r>
        <w:br/>
      </w:r>
      <w:r>
        <w:rPr>
          <w:rStyle w:val="VerbatimChar"/>
        </w:rPr>
        <w:t xml:space="preserve">450 450   sera           </w:t>
      </w:r>
      <w:r>
        <w:br/>
      </w:r>
      <w:r>
        <w:rPr>
          <w:rStyle w:val="VerbatimChar"/>
        </w:rPr>
        <w:t>451 451   particolarmente</w:t>
      </w:r>
      <w:r>
        <w:br/>
      </w:r>
      <w:r>
        <w:rPr>
          <w:rStyle w:val="VerbatimChar"/>
        </w:rPr>
        <w:t xml:space="preserve">452 452   quo            </w:t>
      </w:r>
      <w:r>
        <w:br/>
      </w:r>
      <w:r>
        <w:rPr>
          <w:rStyle w:val="VerbatimChar"/>
        </w:rPr>
        <w:t xml:space="preserve">453 453   rev            </w:t>
      </w:r>
      <w:r>
        <w:br/>
      </w:r>
      <w:r>
        <w:rPr>
          <w:rStyle w:val="VerbatimChar"/>
        </w:rPr>
        <w:t xml:space="preserve">454 454   ritorno        </w:t>
      </w:r>
      <w:r>
        <w:br/>
      </w:r>
      <w:r>
        <w:rPr>
          <w:rStyle w:val="VerbatimChar"/>
        </w:rPr>
        <w:t xml:space="preserve">455 455   senso          </w:t>
      </w:r>
      <w:r>
        <w:br/>
      </w:r>
      <w:r>
        <w:rPr>
          <w:rStyle w:val="VerbatimChar"/>
        </w:rPr>
        <w:t xml:space="preserve">456 456   dia            </w:t>
      </w:r>
      <w:r>
        <w:br/>
      </w:r>
      <w:r>
        <w:rPr>
          <w:rStyle w:val="VerbatimChar"/>
        </w:rPr>
        <w:t xml:space="preserve">457 457   francesco      </w:t>
      </w:r>
      <w:r>
        <w:br/>
      </w:r>
      <w:r>
        <w:rPr>
          <w:rStyle w:val="VerbatimChar"/>
        </w:rPr>
        <w:t xml:space="preserve">458 458   sentire        </w:t>
      </w:r>
      <w:r>
        <w:br/>
      </w:r>
      <w:r>
        <w:rPr>
          <w:rStyle w:val="VerbatimChar"/>
        </w:rPr>
        <w:lastRenderedPageBreak/>
        <w:t xml:space="preserve">459 459   forsi          </w:t>
      </w:r>
      <w:r>
        <w:br/>
      </w:r>
      <w:r>
        <w:rPr>
          <w:rStyle w:val="VerbatimChar"/>
        </w:rPr>
        <w:t xml:space="preserve">460 460   ecclia         </w:t>
      </w:r>
      <w:r>
        <w:br/>
      </w:r>
      <w:r>
        <w:rPr>
          <w:rStyle w:val="VerbatimChar"/>
        </w:rPr>
        <w:t xml:space="preserve">461 461   state          </w:t>
      </w:r>
      <w:r>
        <w:br/>
      </w:r>
      <w:r>
        <w:rPr>
          <w:rStyle w:val="VerbatimChar"/>
        </w:rPr>
        <w:t xml:space="preserve">462 462   20             </w:t>
      </w:r>
      <w:r>
        <w:br/>
      </w:r>
      <w:r>
        <w:rPr>
          <w:rStyle w:val="VerbatimChar"/>
        </w:rPr>
        <w:t xml:space="preserve">463 463   conservi       </w:t>
      </w:r>
      <w:r>
        <w:br/>
      </w:r>
      <w:r>
        <w:rPr>
          <w:rStyle w:val="VerbatimChar"/>
        </w:rPr>
        <w:t xml:space="preserve">464 464   havevo         </w:t>
      </w:r>
      <w:r>
        <w:br/>
      </w:r>
      <w:r>
        <w:rPr>
          <w:rStyle w:val="VerbatimChar"/>
        </w:rPr>
        <w:t xml:space="preserve">465 465   fatica         </w:t>
      </w:r>
      <w:r>
        <w:br/>
      </w:r>
      <w:r>
        <w:rPr>
          <w:rStyle w:val="VerbatimChar"/>
        </w:rPr>
        <w:t xml:space="preserve">466 466   stampa         </w:t>
      </w:r>
      <w:r>
        <w:br/>
      </w:r>
      <w:r>
        <w:rPr>
          <w:rStyle w:val="VerbatimChar"/>
        </w:rPr>
        <w:t xml:space="preserve">467 467   salute         </w:t>
      </w:r>
      <w:r>
        <w:br/>
      </w:r>
      <w:r>
        <w:rPr>
          <w:rStyle w:val="VerbatimChar"/>
        </w:rPr>
        <w:t xml:space="preserve">468 468   illustriss     </w:t>
      </w:r>
      <w:r>
        <w:br/>
      </w:r>
      <w:r>
        <w:rPr>
          <w:rStyle w:val="VerbatimChar"/>
        </w:rPr>
        <w:t xml:space="preserve">469 469   debito         </w:t>
      </w:r>
      <w:r>
        <w:br/>
      </w:r>
      <w:r>
        <w:rPr>
          <w:rStyle w:val="VerbatimChar"/>
        </w:rPr>
        <w:t xml:space="preserve">470 470   maggio         </w:t>
      </w:r>
      <w:r>
        <w:br/>
      </w:r>
      <w:r>
        <w:rPr>
          <w:rStyle w:val="VerbatimChar"/>
        </w:rPr>
        <w:t xml:space="preserve">471 471   pad            </w:t>
      </w:r>
      <w:r>
        <w:br/>
      </w:r>
      <w:r>
        <w:rPr>
          <w:rStyle w:val="VerbatimChar"/>
        </w:rPr>
        <w:t xml:space="preserve">472 472   die            </w:t>
      </w:r>
      <w:r>
        <w:br/>
      </w:r>
      <w:r>
        <w:rPr>
          <w:rStyle w:val="VerbatimChar"/>
        </w:rPr>
        <w:t xml:space="preserve">473 473   facendo        </w:t>
      </w:r>
      <w:r>
        <w:br/>
      </w:r>
      <w:r>
        <w:rPr>
          <w:rStyle w:val="VerbatimChar"/>
        </w:rPr>
        <w:t xml:space="preserve">474 474   ogn            </w:t>
      </w:r>
      <w:r>
        <w:br/>
      </w:r>
      <w:r>
        <w:rPr>
          <w:rStyle w:val="VerbatimChar"/>
        </w:rPr>
        <w:t xml:space="preserve">475 475   gratissima     </w:t>
      </w:r>
      <w:r>
        <w:br/>
      </w:r>
      <w:r>
        <w:rPr>
          <w:rStyle w:val="VerbatimChar"/>
        </w:rPr>
        <w:t xml:space="preserve">476 476   scrivo         </w:t>
      </w:r>
      <w:r>
        <w:br/>
      </w:r>
      <w:r>
        <w:rPr>
          <w:rStyle w:val="VerbatimChar"/>
        </w:rPr>
        <w:t xml:space="preserve">477 477   nello          </w:t>
      </w:r>
      <w:r>
        <w:br/>
      </w:r>
      <w:r>
        <w:rPr>
          <w:rStyle w:val="VerbatimChar"/>
        </w:rPr>
        <w:t xml:space="preserve">478 478   voi            </w:t>
      </w:r>
      <w:r>
        <w:br/>
      </w:r>
      <w:r>
        <w:rPr>
          <w:rStyle w:val="VerbatimChar"/>
        </w:rPr>
        <w:t xml:space="preserve">479 479   propria        </w:t>
      </w:r>
      <w:r>
        <w:br/>
      </w:r>
      <w:r>
        <w:rPr>
          <w:rStyle w:val="VerbatimChar"/>
        </w:rPr>
        <w:t xml:space="preserve">480 480   persone        </w:t>
      </w:r>
      <w:r>
        <w:br/>
      </w:r>
      <w:r>
        <w:rPr>
          <w:rStyle w:val="VerbatimChar"/>
        </w:rPr>
        <w:t xml:space="preserve">481 481   potere         </w:t>
      </w:r>
      <w:r>
        <w:br/>
      </w:r>
      <w:r>
        <w:rPr>
          <w:rStyle w:val="VerbatimChar"/>
        </w:rPr>
        <w:t xml:space="preserve">482 482   breve          </w:t>
      </w:r>
      <w:r>
        <w:br/>
      </w:r>
      <w:r>
        <w:rPr>
          <w:rStyle w:val="VerbatimChar"/>
        </w:rPr>
        <w:t xml:space="preserve">483 483   luglio         </w:t>
      </w:r>
      <w:r>
        <w:br/>
      </w:r>
      <w:r>
        <w:rPr>
          <w:rStyle w:val="VerbatimChar"/>
        </w:rPr>
        <w:t xml:space="preserve">484 484   ra             </w:t>
      </w:r>
      <w:r>
        <w:br/>
      </w:r>
      <w:r>
        <w:rPr>
          <w:rStyle w:val="VerbatimChar"/>
        </w:rPr>
        <w:t xml:space="preserve">485 485   poteva         </w:t>
      </w:r>
      <w:r>
        <w:br/>
      </w:r>
      <w:r>
        <w:rPr>
          <w:rStyle w:val="VerbatimChar"/>
        </w:rPr>
        <w:t xml:space="preserve">486 486   sei            </w:t>
      </w:r>
      <w:r>
        <w:br/>
      </w:r>
      <w:r>
        <w:rPr>
          <w:rStyle w:val="VerbatimChar"/>
        </w:rPr>
        <w:t xml:space="preserve">487 487   esperienza     </w:t>
      </w:r>
      <w:r>
        <w:br/>
      </w:r>
      <w:r>
        <w:rPr>
          <w:rStyle w:val="VerbatimChar"/>
        </w:rPr>
        <w:t xml:space="preserve">488 488   scudi          </w:t>
      </w:r>
      <w:r>
        <w:br/>
      </w:r>
      <w:r>
        <w:rPr>
          <w:rStyle w:val="VerbatimChar"/>
        </w:rPr>
        <w:t xml:space="preserve">489 489   tamen          </w:t>
      </w:r>
      <w:r>
        <w:br/>
      </w:r>
      <w:r>
        <w:rPr>
          <w:rStyle w:val="VerbatimChar"/>
        </w:rPr>
        <w:t xml:space="preserve">490 490   solito         </w:t>
      </w:r>
      <w:r>
        <w:br/>
      </w:r>
      <w:r>
        <w:rPr>
          <w:rStyle w:val="VerbatimChar"/>
        </w:rPr>
        <w:t xml:space="preserve">491 491   notte          </w:t>
      </w:r>
      <w:r>
        <w:br/>
      </w:r>
      <w:r>
        <w:rPr>
          <w:rStyle w:val="VerbatimChar"/>
        </w:rPr>
        <w:t xml:space="preserve">492 492   7              </w:t>
      </w:r>
      <w:r>
        <w:br/>
      </w:r>
      <w:r>
        <w:rPr>
          <w:rStyle w:val="VerbatimChar"/>
        </w:rPr>
        <w:t xml:space="preserve">493 493   uso            </w:t>
      </w:r>
      <w:r>
        <w:br/>
      </w:r>
      <w:r>
        <w:rPr>
          <w:rStyle w:val="VerbatimChar"/>
        </w:rPr>
        <w:t xml:space="preserve">494 494   supplico       </w:t>
      </w:r>
      <w:r>
        <w:br/>
      </w:r>
      <w:r>
        <w:rPr>
          <w:rStyle w:val="VerbatimChar"/>
        </w:rPr>
        <w:t xml:space="preserve">495 495   vetri          </w:t>
      </w:r>
      <w:r>
        <w:br/>
      </w:r>
      <w:r>
        <w:rPr>
          <w:rStyle w:val="VerbatimChar"/>
        </w:rPr>
        <w:t xml:space="preserve">496 496   benissimo      </w:t>
      </w:r>
      <w:r>
        <w:br/>
      </w:r>
      <w:r>
        <w:rPr>
          <w:rStyle w:val="VerbatimChar"/>
        </w:rPr>
        <w:t xml:space="preserve">497 497   ai             </w:t>
      </w:r>
      <w:r>
        <w:br/>
      </w:r>
      <w:r>
        <w:rPr>
          <w:rStyle w:val="VerbatimChar"/>
        </w:rPr>
        <w:t xml:space="preserve">498 498   negotio        </w:t>
      </w:r>
      <w:r>
        <w:br/>
      </w:r>
      <w:r>
        <w:rPr>
          <w:rStyle w:val="VerbatimChar"/>
        </w:rPr>
        <w:t xml:space="preserve">499 499   tiene          </w:t>
      </w:r>
      <w:r>
        <w:br/>
      </w:r>
      <w:r>
        <w:rPr>
          <w:rStyle w:val="VerbatimChar"/>
        </w:rPr>
        <w:t xml:space="preserve">500 500   elio           </w:t>
      </w:r>
      <w:r>
        <w:br/>
      </w:r>
      <w:r>
        <w:rPr>
          <w:rStyle w:val="VerbatimChar"/>
        </w:rPr>
        <w:t xml:space="preserve">501 501   oghi           </w:t>
      </w:r>
      <w:r>
        <w:br/>
      </w:r>
      <w:r>
        <w:rPr>
          <w:rStyle w:val="VerbatimChar"/>
        </w:rPr>
        <w:t xml:space="preserve">502 502   possi          </w:t>
      </w:r>
      <w:r>
        <w:br/>
      </w:r>
      <w:r>
        <w:rPr>
          <w:rStyle w:val="VerbatimChar"/>
        </w:rPr>
        <w:t xml:space="preserve">503 503   facilmente     </w:t>
      </w:r>
      <w:r>
        <w:br/>
      </w:r>
      <w:r>
        <w:rPr>
          <w:rStyle w:val="VerbatimChar"/>
        </w:rPr>
        <w:t xml:space="preserve">504 504   devo           </w:t>
      </w:r>
      <w:r>
        <w:br/>
      </w:r>
      <w:r>
        <w:rPr>
          <w:rStyle w:val="VerbatimChar"/>
        </w:rPr>
        <w:t xml:space="preserve">505 505   illli6         </w:t>
      </w:r>
      <w:r>
        <w:br/>
      </w:r>
      <w:r>
        <w:rPr>
          <w:rStyle w:val="VerbatimChar"/>
        </w:rPr>
        <w:t xml:space="preserve">506 506   padrone        </w:t>
      </w:r>
      <w:r>
        <w:br/>
      </w:r>
      <w:r>
        <w:rPr>
          <w:rStyle w:val="VerbatimChar"/>
        </w:rPr>
        <w:t xml:space="preserve">507 507   raggi          </w:t>
      </w:r>
      <w:r>
        <w:br/>
      </w:r>
      <w:r>
        <w:rPr>
          <w:rStyle w:val="VerbatimChar"/>
        </w:rPr>
        <w:t xml:space="preserve">508 508   possono        </w:t>
      </w:r>
      <w:r>
        <w:br/>
      </w:r>
      <w:r>
        <w:rPr>
          <w:rStyle w:val="VerbatimChar"/>
        </w:rPr>
        <w:lastRenderedPageBreak/>
        <w:t xml:space="preserve">509 509   spesso         </w:t>
      </w:r>
      <w:r>
        <w:br/>
      </w:r>
      <w:r>
        <w:rPr>
          <w:rStyle w:val="VerbatimChar"/>
        </w:rPr>
        <w:t xml:space="preserve">510 510   pochi          </w:t>
      </w:r>
      <w:r>
        <w:br/>
      </w:r>
      <w:r>
        <w:rPr>
          <w:rStyle w:val="VerbatimChar"/>
        </w:rPr>
        <w:t xml:space="preserve">511 511   servitù        </w:t>
      </w:r>
      <w:r>
        <w:br/>
      </w:r>
      <w:r>
        <w:rPr>
          <w:rStyle w:val="VerbatimChar"/>
        </w:rPr>
        <w:t xml:space="preserve">512 512   osservazioni   </w:t>
      </w:r>
      <w:r>
        <w:br/>
      </w:r>
      <w:r>
        <w:rPr>
          <w:rStyle w:val="VerbatimChar"/>
        </w:rPr>
        <w:t xml:space="preserve">513 513   meco           </w:t>
      </w:r>
      <w:r>
        <w:br/>
      </w:r>
      <w:r>
        <w:rPr>
          <w:rStyle w:val="VerbatimChar"/>
        </w:rPr>
        <w:t xml:space="preserve">514 514   grandissima    </w:t>
      </w:r>
      <w:r>
        <w:br/>
      </w:r>
      <w:r>
        <w:rPr>
          <w:rStyle w:val="VerbatimChar"/>
        </w:rPr>
        <w:t xml:space="preserve">515 515   vien           </w:t>
      </w:r>
      <w:r>
        <w:br/>
      </w:r>
      <w:r>
        <w:rPr>
          <w:rStyle w:val="VerbatimChar"/>
        </w:rPr>
        <w:t xml:space="preserve">516 516   sieno          </w:t>
      </w:r>
      <w:r>
        <w:br/>
      </w:r>
      <w:r>
        <w:rPr>
          <w:rStyle w:val="VerbatimChar"/>
        </w:rPr>
        <w:t xml:space="preserve">517 517   ricordo        </w:t>
      </w:r>
      <w:r>
        <w:br/>
      </w:r>
      <w:r>
        <w:rPr>
          <w:rStyle w:val="VerbatimChar"/>
        </w:rPr>
        <w:t xml:space="preserve">518 518   nondimeno      </w:t>
      </w:r>
      <w:r>
        <w:br/>
      </w:r>
      <w:r>
        <w:rPr>
          <w:rStyle w:val="VerbatimChar"/>
        </w:rPr>
        <w:t xml:space="preserve">519 519   manco          </w:t>
      </w:r>
      <w:r>
        <w:br/>
      </w:r>
      <w:r>
        <w:rPr>
          <w:rStyle w:val="VerbatimChar"/>
        </w:rPr>
        <w:t xml:space="preserve">520 520   svor           </w:t>
      </w:r>
      <w:r>
        <w:br/>
      </w:r>
      <w:r>
        <w:rPr>
          <w:rStyle w:val="VerbatimChar"/>
        </w:rPr>
        <w:t xml:space="preserve">521 521   maggiori       </w:t>
      </w:r>
      <w:r>
        <w:br/>
      </w:r>
      <w:r>
        <w:rPr>
          <w:rStyle w:val="VerbatimChar"/>
        </w:rPr>
        <w:t xml:space="preserve">522 522   vel            </w:t>
      </w:r>
      <w:r>
        <w:br/>
      </w:r>
      <w:r>
        <w:rPr>
          <w:rStyle w:val="VerbatimChar"/>
        </w:rPr>
        <w:t xml:space="preserve">523 523   ili            </w:t>
      </w:r>
      <w:r>
        <w:br/>
      </w:r>
      <w:r>
        <w:rPr>
          <w:rStyle w:val="VerbatimChar"/>
        </w:rPr>
        <w:t xml:space="preserve">524 524   faccio         </w:t>
      </w:r>
      <w:r>
        <w:br/>
      </w:r>
      <w:r>
        <w:rPr>
          <w:rStyle w:val="VerbatimChar"/>
        </w:rPr>
        <w:t xml:space="preserve">525 525   valore         </w:t>
      </w:r>
      <w:r>
        <w:br/>
      </w:r>
      <w:r>
        <w:rPr>
          <w:rStyle w:val="VerbatimChar"/>
        </w:rPr>
        <w:t xml:space="preserve">526 526   certa          </w:t>
      </w:r>
      <w:r>
        <w:br/>
      </w:r>
      <w:r>
        <w:rPr>
          <w:rStyle w:val="VerbatimChar"/>
        </w:rPr>
        <w:t xml:space="preserve">527 527   capo           </w:t>
      </w:r>
      <w:r>
        <w:br/>
      </w:r>
      <w:r>
        <w:rPr>
          <w:rStyle w:val="VerbatimChar"/>
        </w:rPr>
        <w:t xml:space="preserve">528 528   istessa        </w:t>
      </w:r>
      <w:r>
        <w:br/>
      </w:r>
      <w:r>
        <w:rPr>
          <w:rStyle w:val="VerbatimChar"/>
        </w:rPr>
        <w:t xml:space="preserve">529 529   quid           </w:t>
      </w:r>
      <w:r>
        <w:br/>
      </w:r>
      <w:r>
        <w:rPr>
          <w:rStyle w:val="VerbatimChar"/>
        </w:rPr>
        <w:t xml:space="preserve">530 530   amore          </w:t>
      </w:r>
      <w:r>
        <w:br/>
      </w:r>
      <w:r>
        <w:rPr>
          <w:rStyle w:val="VerbatimChar"/>
        </w:rPr>
        <w:t xml:space="preserve">531 531   desidera       </w:t>
      </w:r>
      <w:r>
        <w:br/>
      </w:r>
      <w:r>
        <w:rPr>
          <w:rStyle w:val="VerbatimChar"/>
        </w:rPr>
        <w:t xml:space="preserve">532 532   stimo          </w:t>
      </w:r>
      <w:r>
        <w:br/>
      </w:r>
      <w:r>
        <w:rPr>
          <w:rStyle w:val="VerbatimChar"/>
        </w:rPr>
        <w:t xml:space="preserve">533 533   siamo          </w:t>
      </w:r>
      <w:r>
        <w:br/>
      </w:r>
      <w:r>
        <w:rPr>
          <w:rStyle w:val="VerbatimChar"/>
        </w:rPr>
        <w:t xml:space="preserve">534 534   occhio         </w:t>
      </w:r>
      <w:r>
        <w:br/>
      </w:r>
      <w:r>
        <w:rPr>
          <w:rStyle w:val="VerbatimChar"/>
        </w:rPr>
        <w:t xml:space="preserve">535 535   passata        </w:t>
      </w:r>
      <w:r>
        <w:br/>
      </w:r>
      <w:r>
        <w:rPr>
          <w:rStyle w:val="VerbatimChar"/>
        </w:rPr>
        <w:t xml:space="preserve">536 536   farlo          </w:t>
      </w:r>
      <w:r>
        <w:br/>
      </w:r>
      <w:r>
        <w:rPr>
          <w:rStyle w:val="VerbatimChar"/>
        </w:rPr>
        <w:t xml:space="preserve">537 537   15             </w:t>
      </w:r>
      <w:r>
        <w:br/>
      </w:r>
      <w:r>
        <w:rPr>
          <w:rStyle w:val="VerbatimChar"/>
        </w:rPr>
        <w:t xml:space="preserve">538 538   vetro          </w:t>
      </w:r>
      <w:r>
        <w:br/>
      </w:r>
      <w:r>
        <w:rPr>
          <w:rStyle w:val="VerbatimChar"/>
        </w:rPr>
        <w:t xml:space="preserve">539 539   aprile         </w:t>
      </w:r>
      <w:r>
        <w:br/>
      </w:r>
      <w:r>
        <w:rPr>
          <w:rStyle w:val="VerbatimChar"/>
        </w:rPr>
        <w:t xml:space="preserve">540 540   hoggi          </w:t>
      </w:r>
      <w:r>
        <w:br/>
      </w:r>
      <w:r>
        <w:rPr>
          <w:rStyle w:val="VerbatimChar"/>
        </w:rPr>
        <w:t xml:space="preserve">541 541   sunt           </w:t>
      </w:r>
      <w:r>
        <w:br/>
      </w:r>
      <w:r>
        <w:rPr>
          <w:rStyle w:val="VerbatimChar"/>
        </w:rPr>
        <w:t xml:space="preserve">542 542   cerchio        </w:t>
      </w:r>
      <w:r>
        <w:br/>
      </w:r>
      <w:r>
        <w:rPr>
          <w:rStyle w:val="VerbatimChar"/>
        </w:rPr>
        <w:t xml:space="preserve">543 543   vedrà          </w:t>
      </w:r>
      <w:r>
        <w:br/>
      </w:r>
      <w:r>
        <w:rPr>
          <w:rStyle w:val="VerbatimChar"/>
        </w:rPr>
        <w:t xml:space="preserve">544 544   data           </w:t>
      </w:r>
      <w:r>
        <w:br/>
      </w:r>
      <w:r>
        <w:rPr>
          <w:rStyle w:val="VerbatimChar"/>
        </w:rPr>
        <w:t xml:space="preserve">545 545   infinito       </w:t>
      </w:r>
      <w:r>
        <w:br/>
      </w:r>
      <w:r>
        <w:rPr>
          <w:rStyle w:val="VerbatimChar"/>
        </w:rPr>
        <w:t xml:space="preserve">546 546   quantità       </w:t>
      </w:r>
      <w:r>
        <w:br/>
      </w:r>
      <w:r>
        <w:rPr>
          <w:rStyle w:val="VerbatimChar"/>
        </w:rPr>
        <w:t xml:space="preserve">547 547   12             </w:t>
      </w:r>
      <w:r>
        <w:br/>
      </w:r>
      <w:r>
        <w:rPr>
          <w:rStyle w:val="VerbatimChar"/>
        </w:rPr>
        <w:t xml:space="preserve">548 548   circonferenza  </w:t>
      </w:r>
      <w:r>
        <w:br/>
      </w:r>
      <w:r>
        <w:rPr>
          <w:rStyle w:val="VerbatimChar"/>
        </w:rPr>
        <w:t xml:space="preserve">549 549   trova          </w:t>
      </w:r>
      <w:r>
        <w:br/>
      </w:r>
      <w:r>
        <w:rPr>
          <w:rStyle w:val="VerbatimChar"/>
        </w:rPr>
        <w:t xml:space="preserve">550 550   passati        </w:t>
      </w:r>
      <w:r>
        <w:br/>
      </w:r>
      <w:r>
        <w:rPr>
          <w:rStyle w:val="VerbatimChar"/>
        </w:rPr>
        <w:t xml:space="preserve">551 551   seconda        </w:t>
      </w:r>
      <w:r>
        <w:br/>
      </w:r>
      <w:r>
        <w:rPr>
          <w:rStyle w:val="VerbatimChar"/>
        </w:rPr>
        <w:t xml:space="preserve">552 552   specchio       </w:t>
      </w:r>
      <w:r>
        <w:br/>
      </w:r>
      <w:r>
        <w:rPr>
          <w:rStyle w:val="VerbatimChar"/>
        </w:rPr>
        <w:t xml:space="preserve">553 553   ultimo         </w:t>
      </w:r>
      <w:r>
        <w:br/>
      </w:r>
      <w:r>
        <w:rPr>
          <w:rStyle w:val="VerbatimChar"/>
        </w:rPr>
        <w:t xml:space="preserve">554 554   sit            </w:t>
      </w:r>
      <w:r>
        <w:br/>
      </w:r>
      <w:r>
        <w:rPr>
          <w:rStyle w:val="VerbatimChar"/>
        </w:rPr>
        <w:t xml:space="preserve">555 555   siena          </w:t>
      </w:r>
      <w:r>
        <w:br/>
      </w:r>
      <w:r>
        <w:rPr>
          <w:rStyle w:val="VerbatimChar"/>
        </w:rPr>
        <w:t xml:space="preserve">556 556   voler          </w:t>
      </w:r>
      <w:r>
        <w:br/>
      </w:r>
      <w:r>
        <w:rPr>
          <w:rStyle w:val="VerbatimChar"/>
        </w:rPr>
        <w:t xml:space="preserve">557 557   peso           </w:t>
      </w:r>
      <w:r>
        <w:br/>
      </w:r>
      <w:r>
        <w:rPr>
          <w:rStyle w:val="VerbatimChar"/>
        </w:rPr>
        <w:t xml:space="preserve">558 558   rendo          </w:t>
      </w:r>
      <w:r>
        <w:br/>
      </w:r>
      <w:r>
        <w:rPr>
          <w:rStyle w:val="VerbatimChar"/>
        </w:rPr>
        <w:lastRenderedPageBreak/>
        <w:t xml:space="preserve">559 559   viaggio        </w:t>
      </w:r>
      <w:r>
        <w:br/>
      </w:r>
      <w:r>
        <w:rPr>
          <w:rStyle w:val="VerbatimChar"/>
        </w:rPr>
        <w:t xml:space="preserve">560 560   celeste        </w:t>
      </w:r>
      <w:r>
        <w:br/>
      </w:r>
      <w:r>
        <w:rPr>
          <w:rStyle w:val="VerbatimChar"/>
        </w:rPr>
        <w:t xml:space="preserve">561 561   leggere        </w:t>
      </w:r>
      <w:r>
        <w:br/>
      </w:r>
      <w:r>
        <w:rPr>
          <w:rStyle w:val="VerbatimChar"/>
        </w:rPr>
        <w:t xml:space="preserve">562 562   j              </w:t>
      </w:r>
      <w:r>
        <w:br/>
      </w:r>
      <w:r>
        <w:rPr>
          <w:rStyle w:val="VerbatimChar"/>
        </w:rPr>
        <w:t xml:space="preserve">563 563   nulla          </w:t>
      </w:r>
      <w:r>
        <w:br/>
      </w:r>
      <w:r>
        <w:rPr>
          <w:rStyle w:val="VerbatimChar"/>
        </w:rPr>
        <w:t xml:space="preserve">564 564   farmi          </w:t>
      </w:r>
      <w:r>
        <w:br/>
      </w:r>
      <w:r>
        <w:rPr>
          <w:rStyle w:val="VerbatimChar"/>
        </w:rPr>
        <w:t xml:space="preserve">565 565   fede           </w:t>
      </w:r>
      <w:r>
        <w:br/>
      </w:r>
      <w:r>
        <w:rPr>
          <w:rStyle w:val="VerbatimChar"/>
        </w:rPr>
        <w:t xml:space="preserve">566 566   fortuna        </w:t>
      </w:r>
      <w:r>
        <w:br/>
      </w:r>
      <w:r>
        <w:rPr>
          <w:rStyle w:val="VerbatimChar"/>
        </w:rPr>
        <w:t xml:space="preserve">567 567   aiuto          </w:t>
      </w:r>
      <w:r>
        <w:br/>
      </w:r>
      <w:r>
        <w:rPr>
          <w:rStyle w:val="VerbatimChar"/>
        </w:rPr>
        <w:t xml:space="preserve">568 568   saria          </w:t>
      </w:r>
      <w:r>
        <w:br/>
      </w:r>
      <w:r>
        <w:rPr>
          <w:rStyle w:val="VerbatimChar"/>
        </w:rPr>
        <w:t xml:space="preserve">569 569   dette          </w:t>
      </w:r>
      <w:r>
        <w:br/>
      </w:r>
      <w:r>
        <w:rPr>
          <w:rStyle w:val="VerbatimChar"/>
        </w:rPr>
        <w:t xml:space="preserve">570 570   potrò          </w:t>
      </w:r>
      <w:r>
        <w:br/>
      </w:r>
      <w:r>
        <w:rPr>
          <w:rStyle w:val="VerbatimChar"/>
        </w:rPr>
        <w:t xml:space="preserve">571 571   corpi          </w:t>
      </w:r>
      <w:r>
        <w:br/>
      </w:r>
      <w:r>
        <w:rPr>
          <w:rStyle w:val="VerbatimChar"/>
        </w:rPr>
        <w:t xml:space="preserve">572 572   perche         </w:t>
      </w:r>
      <w:r>
        <w:br/>
      </w:r>
      <w:r>
        <w:rPr>
          <w:rStyle w:val="VerbatimChar"/>
        </w:rPr>
        <w:t xml:space="preserve">573 573   fino           </w:t>
      </w:r>
      <w:r>
        <w:br/>
      </w:r>
      <w:r>
        <w:rPr>
          <w:rStyle w:val="VerbatimChar"/>
        </w:rPr>
        <w:t xml:space="preserve">574 574   spesa          </w:t>
      </w:r>
      <w:r>
        <w:br/>
      </w:r>
      <w:r>
        <w:rPr>
          <w:rStyle w:val="VerbatimChar"/>
        </w:rPr>
        <w:t xml:space="preserve">575 575   ancorché       </w:t>
      </w:r>
      <w:r>
        <w:br/>
      </w:r>
      <w:r>
        <w:rPr>
          <w:rStyle w:val="VerbatimChar"/>
        </w:rPr>
        <w:t xml:space="preserve">576 576   volentieri     </w:t>
      </w:r>
      <w:r>
        <w:br/>
      </w:r>
      <w:r>
        <w:rPr>
          <w:rStyle w:val="VerbatimChar"/>
        </w:rPr>
        <w:t xml:space="preserve">577 577   particolari    </w:t>
      </w:r>
      <w:r>
        <w:br/>
      </w:r>
      <w:r>
        <w:rPr>
          <w:rStyle w:val="VerbatimChar"/>
        </w:rPr>
        <w:t xml:space="preserve">578 578   osservationi   </w:t>
      </w:r>
      <w:r>
        <w:br/>
      </w:r>
      <w:r>
        <w:rPr>
          <w:rStyle w:val="VerbatimChar"/>
        </w:rPr>
        <w:t xml:space="preserve">579 579   stella         </w:t>
      </w:r>
      <w:r>
        <w:br/>
      </w:r>
      <w:r>
        <w:rPr>
          <w:rStyle w:val="VerbatimChar"/>
        </w:rPr>
        <w:t xml:space="preserve">580 580   honore         </w:t>
      </w:r>
      <w:r>
        <w:br/>
      </w:r>
      <w:r>
        <w:rPr>
          <w:rStyle w:val="VerbatimChar"/>
        </w:rPr>
        <w:t xml:space="preserve">581 581   mattina        </w:t>
      </w:r>
      <w:r>
        <w:br/>
      </w:r>
      <w:r>
        <w:rPr>
          <w:rStyle w:val="VerbatimChar"/>
        </w:rPr>
        <w:t xml:space="preserve">582 582   iam            </w:t>
      </w:r>
      <w:r>
        <w:br/>
      </w:r>
      <w:r>
        <w:rPr>
          <w:rStyle w:val="VerbatimChar"/>
        </w:rPr>
        <w:t xml:space="preserve">583 583   ultimamente    </w:t>
      </w:r>
      <w:r>
        <w:br/>
      </w:r>
      <w:r>
        <w:rPr>
          <w:rStyle w:val="VerbatimChar"/>
        </w:rPr>
        <w:t xml:space="preserve">584 584   piano          </w:t>
      </w:r>
      <w:r>
        <w:br/>
      </w:r>
      <w:r>
        <w:rPr>
          <w:rStyle w:val="VerbatimChar"/>
        </w:rPr>
        <w:t xml:space="preserve">585 585   bocca          </w:t>
      </w:r>
      <w:r>
        <w:br/>
      </w:r>
      <w:r>
        <w:rPr>
          <w:rStyle w:val="VerbatimChar"/>
        </w:rPr>
        <w:t xml:space="preserve">586 586   stampare       </w:t>
      </w:r>
      <w:r>
        <w:br/>
      </w:r>
      <w:r>
        <w:rPr>
          <w:rStyle w:val="VerbatimChar"/>
        </w:rPr>
        <w:t xml:space="preserve">587 587   9              </w:t>
      </w:r>
      <w:r>
        <w:br/>
      </w:r>
      <w:r>
        <w:rPr>
          <w:rStyle w:val="VerbatimChar"/>
        </w:rPr>
        <w:t xml:space="preserve">588 588   celesti        </w:t>
      </w:r>
      <w:r>
        <w:br/>
      </w:r>
      <w:r>
        <w:rPr>
          <w:rStyle w:val="VerbatimChar"/>
        </w:rPr>
        <w:t xml:space="preserve">589 589   autorità       </w:t>
      </w:r>
      <w:r>
        <w:br/>
      </w:r>
      <w:r>
        <w:rPr>
          <w:rStyle w:val="VerbatimChar"/>
        </w:rPr>
        <w:t xml:space="preserve">590 590   havessi        </w:t>
      </w:r>
      <w:r>
        <w:br/>
      </w:r>
      <w:r>
        <w:rPr>
          <w:rStyle w:val="VerbatimChar"/>
        </w:rPr>
        <w:t xml:space="preserve">591 591   farne          </w:t>
      </w:r>
      <w:r>
        <w:br/>
      </w:r>
      <w:r>
        <w:rPr>
          <w:rStyle w:val="VerbatimChar"/>
        </w:rPr>
        <w:t xml:space="preserve">592 592   grazie         </w:t>
      </w:r>
      <w:r>
        <w:br/>
      </w:r>
      <w:r>
        <w:rPr>
          <w:rStyle w:val="VerbatimChar"/>
        </w:rPr>
        <w:t xml:space="preserve">593 593   nova           </w:t>
      </w:r>
      <w:r>
        <w:br/>
      </w:r>
      <w:r>
        <w:rPr>
          <w:rStyle w:val="VerbatimChar"/>
        </w:rPr>
        <w:t xml:space="preserve">594 594   16             </w:t>
      </w:r>
      <w:r>
        <w:br/>
      </w:r>
      <w:r>
        <w:rPr>
          <w:rStyle w:val="VerbatimChar"/>
        </w:rPr>
        <w:t xml:space="preserve">595 595   dentro         </w:t>
      </w:r>
    </w:p>
    <w:p w14:paraId="329F4FD4" w14:textId="77777777" w:rsidR="00207065" w:rsidRDefault="00000000">
      <w:pPr>
        <w:pStyle w:val="FirstParagraph"/>
      </w:pPr>
      <w:r>
        <w:t xml:space="preserve">There are certainly more user-friendly ways to present this information, but specialists might be surprised to see the following: “galileo” (27); “mani” (hands; 36) and “galilei” (39); “bacio” (kiss, 70); “libro” (book; 86); “terra” (earth; 96); “opera” (work; 127); “cielo” (sky; 147); and “libri” (books; 184). Some of these omissions are simply the result of bad OCR (or OCR that is bad in ways different from errors found in other documents, also telling in and of itself). () Yet, they signal that Sarrocchi is expressing honor and flattery in different terms than her contemporaries. She is also spelling Galileo's name with 3 l's. She is not talking about one of his books (or her own), nor is she connecting the discoveries in the skies to the realities on the ground. Her letter also seems devoid of the most frequent modifiers used by other writers in the corpus. Curiosities piqued here can be addressed via further exploration using the word_info function described in Section 1.6. Because </w:t>
      </w:r>
      <w:r>
        <w:lastRenderedPageBreak/>
        <w:t>humanistic analysis, until recently, has prioritized the evidence that is most apparent, it is challenging to understand what is not there, but could have been. (, 22) This function seeks to visualize these lacunae.</w:t>
      </w:r>
    </w:p>
    <w:p w14:paraId="24C65467" w14:textId="77777777" w:rsidR="00207065" w:rsidRDefault="00000000">
      <w:pPr>
        <w:pStyle w:val="BodyText"/>
      </w:pPr>
      <w:r>
        <w:t>The penultimate output from the choose_doc function reports on similarity of rates of use of the 100 most frequent words in the corpus. Users are offered analyses using both Euclidean and Cosine methods (since the lengths of the documents can vary considerably). This is similar to Voyant Tools, the ePistolarium, and other tools that highlight the quantitative distance between documents. The graph shows the 10 most similar documents and the 10 least similar documents. (Figure 8) Aside from OCR errors that could easily skew this result right now, prototype users speculated that this might show the effects of different epistolary best practices in the period. Since this is based on lower quality OCR than would be desirable for a corpus-wide study, the results are best used to point to letters that might be found to be similar after close reading.</w:t>
      </w:r>
    </w:p>
    <w:p w14:paraId="67A0CBD5" w14:textId="77777777" w:rsidR="00207065" w:rsidRDefault="00000000">
      <w:pPr>
        <w:pStyle w:val="SourceCode"/>
      </w:pPr>
      <w:r>
        <w:rPr>
          <w:rStyle w:val="KeywordTok"/>
        </w:rPr>
        <w:t>display_png</w:t>
      </w:r>
      <w:r>
        <w:rPr>
          <w:rStyle w:val="NormalTok"/>
        </w:rPr>
        <w:t>(</w:t>
      </w:r>
      <w:r>
        <w:rPr>
          <w:rStyle w:val="DataTypeTok"/>
        </w:rPr>
        <w:t>file=</w:t>
      </w:r>
      <w:r>
        <w:rPr>
          <w:rStyle w:val="StringTok"/>
        </w:rPr>
        <w:t>"./media/EdNaz574CosineComparison.png"</w:t>
      </w:r>
      <w:r>
        <w:rPr>
          <w:rStyle w:val="NormalTok"/>
        </w:rPr>
        <w:t>)</w:t>
      </w:r>
    </w:p>
    <w:p w14:paraId="1EB8911C" w14:textId="77777777" w:rsidR="00207065" w:rsidRDefault="00000000">
      <w:pPr>
        <w:pStyle w:val="FirstParagraph"/>
      </w:pPr>
      <w:r>
        <w:rPr>
          <w:noProof/>
        </w:rPr>
        <w:drawing>
          <wp:inline distT="0" distB="0" distL="0" distR="0" wp14:anchorId="7EEC0283" wp14:editId="3F29495C">
            <wp:extent cx="5334000" cy="5334000"/>
            <wp:effectExtent l="0" t="0" r="0" b="0"/>
            <wp:docPr id="1437636001" name="Picture"/>
            <wp:cNvGraphicFramePr/>
            <a:graphic xmlns:a="http://schemas.openxmlformats.org/drawingml/2006/main">
              <a:graphicData uri="http://schemas.openxmlformats.org/drawingml/2006/picture">
                <pic:pic xmlns:pic="http://schemas.openxmlformats.org/drawingml/2006/picture">
                  <pic:nvPicPr>
                    <pic:cNvPr id="0" name="Picture" descr="812060c0b2bc20dc3784d72a4eebf722c7a10ba9.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29A393C6" w14:textId="77777777" w:rsidR="00207065" w:rsidRDefault="00000000">
      <w:pPr>
        <w:pStyle w:val="BodyText"/>
      </w:pPr>
      <w:r>
        <w:lastRenderedPageBreak/>
        <w:t>Such results should prompt exploration of both the similarities and the differences. For example: Why is Sarrocchi's letter so similar to EdNaz3104, Niccolò Fabbri di Peiresc's 1635 letter to Galileo? His letter is nearly twice the length of hers. While not ground-breaking, the function read_doc (seen earlier) allows for immediate exploration of the potential stylistic or other similarities between these documents.</w:t>
      </w:r>
    </w:p>
    <w:p w14:paraId="0368DA0A" w14:textId="77777777" w:rsidR="00207065" w:rsidRDefault="00000000">
      <w:pPr>
        <w:pStyle w:val="SourceCode"/>
      </w:pPr>
      <w:r>
        <w:rPr>
          <w:rStyle w:val="KeywordTok"/>
        </w:rPr>
        <w:t>read_doc</w:t>
      </w:r>
      <w:r>
        <w:rPr>
          <w:rStyle w:val="NormalTok"/>
        </w:rPr>
        <w:t xml:space="preserve">(text_attributes, </w:t>
      </w:r>
      <w:r>
        <w:rPr>
          <w:rStyle w:val="StringTok"/>
        </w:rPr>
        <w:t>"EdNaz3104"</w:t>
      </w:r>
      <w:r>
        <w:rPr>
          <w:rStyle w:val="NormalTok"/>
        </w:rPr>
        <w:t xml:space="preserve">) </w:t>
      </w:r>
      <w:r>
        <w:rPr>
          <w:rStyle w:val="CommentTok"/>
        </w:rPr>
        <w:t># Replace XXXX with an ID, please keep the ""</w:t>
      </w:r>
    </w:p>
    <w:p w14:paraId="68817391" w14:textId="77777777" w:rsidR="00207065" w:rsidRPr="005702CF" w:rsidRDefault="00000000">
      <w:pPr>
        <w:pStyle w:val="SourceCode"/>
        <w:rPr>
          <w:lang w:val="fr-CH"/>
          <w:rPrChange w:id="513" w:author="Andy O'DWYER" w:date="2025-02-04T15:45:00Z">
            <w:rPr/>
          </w:rPrChange>
        </w:rPr>
      </w:pPr>
      <w:r>
        <w:rPr>
          <w:rStyle w:val="VerbatimChar"/>
        </w:rPr>
        <w:t xml:space="preserve">Molto Ill.re et Excellent.mo Sigli’ mio et P.ron Colli110 Io non ho potuto fare in servicio di V. S. Illli’0 alcun officio che meriti una minima particella della gratitudine ch’ella ne mostra nella sua cortesissima lettera delli 22 Febraio(1); et quando ne potrei far al centuplo, sì come professo desiderarlo ardentissimamente, non potrei sodisfare al debito mio et obligatione che tengo alla somma virtù et amorevolezza di V. S. Illli6; dispiacendomi di non saperlene esprimere condegnamente li sentimenti interni, per la poca prattica di cotesta longua volgare e per la debolezza dell’ingegno. Ma poi che veggo ch’ella s’appagga del cuore, m’assicuro ch’ella rim aneto sempre sodisfatta della mia fedele corrispondenza et del mio devoto ossequio, et ch’ella non sarà per rivocar in dubbio eh’ io non mi muova a far sempre ogni tentativo a me possibile por finir l’impresa, la qual, se Domendidio ci degna aiutare, doverebbe riuscire un giorno conforme a i voti et all’ oppinione eh’ io n’ haveva presa quando viddi la risposta dell’ Era,"10 S.r Carelli Padrone in una lettera scritta tutta di suo pugno, et non di mano o del concetto d’un secretano, havendo provato più volte che quando S. Emlia non gustava qualche proposta si è sempre contenuta nel silentio, senz’alcune scliuse nè altri complimenti; di maniera che quando viddi la sua risposta, se ben in poche parolle (21, presi grand’ animo et ardire di raddopiar l’officio nelli termini che V. S. Illli'0 haverà poi veduti(3), alli quali veramente S. Emlia non m’ ha replicato, se ben m’ha fatto risposta, di suo pugno ancora, sotto elli 2 Marzo, a diversi articoli della medesima mia lettera dov’ era inserito il secondo officio per V. S. Bili®: ma poi che son certo che n’ haveva fatto lettura per responder a gli articoli d’ella, mi giova credere ciò ch’ella m’accenna, elio non sarà stato senza qualche puntura et rimorzo d’immanità, et che il tempo et la patienza potranno far maggior operatione ch’ella non si persvade, massime concorrendovi gli officii potentissimi dell’Excellen.mo Sli Conte di Noailles; ot secondo la riuscita deU’ambasciata dell’Einli10 Sli Cardi0 di Lione(4) forzi elio vi si potrà un giorno far intervenire qualche suo officio ancora, sapendo eh’ onquella Corte, quando una grazia è risoluta privatamente, hanno a caro che ne sia fatto istanza da diverse persone, alle quali insieme se ne faccia la concessione publica: il che aspettando, non ho voluto per hora replicar altro in proposito della persona e negotio di V. S. Illli0 Y altr’ hieri, che passò qui l’ordinario d’Avignone per Roma, poi che S. Emlia non me ne faceva piti altra mentione. Ma per mantenere il negotio vivo, havendomi S. Emlia scritto che il P. Sylvestro di Pietra Slia gli havova presentato un suo libro De symbolìs heroìcis (4), che S. Pli* m’ haveva fatto veder qui, passandovi questo Natale con Mgli Caraffa(2), Nuntio di Colonia, presi occasion di ricordare a S. Emli*, che se la pressa deili altre maggiori et più degne occupationi non gli haveva permesso di leggere o </w:t>
      </w:r>
      <w:r>
        <w:rPr>
          <w:rStyle w:val="VerbatimChar"/>
        </w:rPr>
        <w:lastRenderedPageBreak/>
        <w:t xml:space="preserve">scorrere detto libro, si degnasse vedere nel libro IV, al capli0 V, ciò che dice l’authore d’un liorologio hydraulico deli’inventione del P. Lino(3), del quale vederà qui V. S. Illli'6 il dissegno et la descrittione, che è cosa mirabile, se pur l’effetto può riuscire(4); et perciò che liauthore del libro non dice haver veduto la machina istessa nè nomina alcuni che li habbiano veduta, ho preggato S. Em.za di far chiamare detto Pli9 Sylvestro, et interrogarlo sopra la reai verità di questa madrina et d’intenderne ancora il parere di detto Mgli Caraffa, che ne doveva esser consapevole non solamente per haverne veduto qualche cosa, ma forzi anco per haverne penetrato li secreto. Anzi scrissi io ancora, sotto coperta di S. Emlitt, non solo ai detto Pli6 Sylvestro, che sta hora in Roma nel Collegio Romano, ma al detto Mgli Nuncio (li quale, passando qui incognito, volle venire a trattenersi due hore nel mio studiolo col detto Plie Sylvestro), per testificare all’uno et all’altro il dispiacere che mi rimase, doppo la lor partenza, d’essermi scordato di parlargli di quella macliina elei P. Lino per intenderne da loro medesimi ciò che se ne poteva credere, acciò di porgli in obligo non solamente di renderne conto a S. Emlia-, ma darmene qualche participatione et intervento in ciò che n’ haveranno da trattare con S. Emlia D.a onde io spero di prendere a suo tempo occasione di riparlare del negocio di V. S. Illli® con maggior vehemenza et forzi efficacia di prima, già che se la riuscita di questa machina è vera (si come mi scrive il Sli’ Pietro Paulo Rubenùri5’ d’Anverza con una sua lettera deli 16 Marzo, che ricevei hier sera, essergli stata testificata dal detto Pli® Sylvestro et da altri, che affermano esser tale come si rappresenta, havendogli aggionto detto Pli® Sylvestro che li havea veduta a belli aggio, et che Mgli’ Caraffa la fece portare a casa sua per essaniinarla con commodità, et ch’havendola osservata qualche giorno la trovò essattissima), par che sia una prvova et testificatione caduta dal Cielo inmano d’un Padre Giesvita, più tosto che d’un’altra professione, per non lasciar alcun lui?ogo di suspicione contra il testimonio di quel Padre inventore et di quell’altro che V ha publicata, per convincere il torto di quelli trovavano tanta repugnanza nella dottrina Copernicana et in ciò che V. S. n’ liaveva proposto per scherzo problematico. Anzi mi promette detto Sli Rubenio, grand’ ammiratore del genio di V. S. Illli0, di far un viaggio a posta in Liege per andare a visitar il P.re Lino et la sua madrina, il che non sarà senza darmene relatione; et io ce lo spingerò quanto più mi sarà possibile: et cercato qualche prattica et corrispondenza con detto Pli6 Lino per mezzo delli detti Sig.1'1 Caraffa et Plie Sylvestro o altri, poi che P hanno conosciuto: più tosto procurrerò di farlo chiamare in Roma et trattar che prendi la sua strada per questi paesi, per goderlo al suo passaggio et cavarne quel maggior costrutto che si potrà darne vivete vocis oraculo, s’ egli non porta seco l’ horologio hydraulico, in maniera che possiamo haver la vista qui nelle sue mani: il tutto per haver sempre nvovi argomenti di rammemorare V. S. Illli0 a qUe» c]ie ia possono affittare meglio di me. </w:t>
      </w:r>
      <w:proofErr w:type="spellStart"/>
      <w:r w:rsidRPr="005702CF">
        <w:rPr>
          <w:rStyle w:val="VerbatimChar"/>
          <w:lang w:val="fr-CH"/>
          <w:rPrChange w:id="514" w:author="Andy O'DWYER" w:date="2025-02-04T15:45:00Z">
            <w:rPr>
              <w:rStyle w:val="VerbatimChar"/>
            </w:rPr>
          </w:rPrChange>
        </w:rPr>
        <w:t>Nè</w:t>
      </w:r>
      <w:proofErr w:type="spellEnd"/>
      <w:r w:rsidRPr="005702CF">
        <w:rPr>
          <w:rStyle w:val="VerbatimChar"/>
          <w:lang w:val="fr-CH"/>
          <w:rPrChange w:id="515" w:author="Andy O'DWYER" w:date="2025-02-04T15:45:00Z">
            <w:rPr>
              <w:rStyle w:val="VerbatimChar"/>
            </w:rPr>
          </w:rPrChange>
        </w:rPr>
        <w:t xml:space="preserve"> </w:t>
      </w:r>
      <w:proofErr w:type="spellStart"/>
      <w:r w:rsidRPr="005702CF">
        <w:rPr>
          <w:rStyle w:val="VerbatimChar"/>
          <w:lang w:val="fr-CH"/>
          <w:rPrChange w:id="516" w:author="Andy O'DWYER" w:date="2025-02-04T15:45:00Z">
            <w:rPr>
              <w:rStyle w:val="VerbatimChar"/>
            </w:rPr>
          </w:rPrChange>
        </w:rPr>
        <w:t>tacerò</w:t>
      </w:r>
      <w:proofErr w:type="spellEnd"/>
      <w:r w:rsidRPr="005702CF">
        <w:rPr>
          <w:rStyle w:val="VerbatimChar"/>
          <w:lang w:val="fr-CH"/>
          <w:rPrChange w:id="517" w:author="Andy O'DWYER" w:date="2025-02-04T15:45:00Z">
            <w:rPr>
              <w:rStyle w:val="VerbatimChar"/>
            </w:rPr>
          </w:rPrChange>
        </w:rPr>
        <w:t xml:space="preserve"> mai </w:t>
      </w:r>
      <w:proofErr w:type="spellStart"/>
      <w:r w:rsidRPr="005702CF">
        <w:rPr>
          <w:rStyle w:val="VerbatimChar"/>
          <w:lang w:val="fr-CH"/>
          <w:rPrChange w:id="518" w:author="Andy O'DWYER" w:date="2025-02-04T15:45:00Z">
            <w:rPr>
              <w:rStyle w:val="VerbatimChar"/>
            </w:rPr>
          </w:rPrChange>
        </w:rPr>
        <w:t>che</w:t>
      </w:r>
      <w:proofErr w:type="spellEnd"/>
      <w:r w:rsidRPr="005702CF">
        <w:rPr>
          <w:rStyle w:val="VerbatimChar"/>
          <w:lang w:val="fr-CH"/>
          <w:rPrChange w:id="519" w:author="Andy O'DWYER" w:date="2025-02-04T15:45:00Z">
            <w:rPr>
              <w:rStyle w:val="VerbatimChar"/>
            </w:rPr>
          </w:rPrChange>
        </w:rPr>
        <w:t xml:space="preserve"> non mi </w:t>
      </w:r>
      <w:proofErr w:type="spellStart"/>
      <w:r w:rsidRPr="005702CF">
        <w:rPr>
          <w:rStyle w:val="VerbatimChar"/>
          <w:lang w:val="fr-CH"/>
          <w:rPrChange w:id="520" w:author="Andy O'DWYER" w:date="2025-02-04T15:45:00Z">
            <w:rPr>
              <w:rStyle w:val="VerbatimChar"/>
            </w:rPr>
          </w:rPrChange>
        </w:rPr>
        <w:t>sia</w:t>
      </w:r>
      <w:proofErr w:type="spellEnd"/>
      <w:r w:rsidRPr="005702CF">
        <w:rPr>
          <w:rStyle w:val="VerbatimChar"/>
          <w:lang w:val="fr-CH"/>
          <w:rPrChange w:id="521" w:author="Andy O'DWYER" w:date="2025-02-04T15:45:00Z">
            <w:rPr>
              <w:rStyle w:val="VerbatimChar"/>
            </w:rPr>
          </w:rPrChange>
        </w:rPr>
        <w:t xml:space="preserve"> </w:t>
      </w:r>
      <w:proofErr w:type="spellStart"/>
      <w:r w:rsidRPr="005702CF">
        <w:rPr>
          <w:rStyle w:val="VerbatimChar"/>
          <w:lang w:val="fr-CH"/>
          <w:rPrChange w:id="522" w:author="Andy O'DWYER" w:date="2025-02-04T15:45:00Z">
            <w:rPr>
              <w:rStyle w:val="VerbatimChar"/>
            </w:rPr>
          </w:rPrChange>
        </w:rPr>
        <w:t>imposto</w:t>
      </w:r>
      <w:proofErr w:type="spellEnd"/>
      <w:r w:rsidRPr="005702CF">
        <w:rPr>
          <w:rStyle w:val="VerbatimChar"/>
          <w:lang w:val="fr-CH"/>
          <w:rPrChange w:id="523" w:author="Andy O'DWYER" w:date="2025-02-04T15:45:00Z">
            <w:rPr>
              <w:rStyle w:val="VerbatimChar"/>
            </w:rPr>
          </w:rPrChange>
        </w:rPr>
        <w:t xml:space="preserve"> </w:t>
      </w:r>
      <w:proofErr w:type="spellStart"/>
      <w:r w:rsidRPr="005702CF">
        <w:rPr>
          <w:rStyle w:val="VerbatimChar"/>
          <w:lang w:val="fr-CH"/>
          <w:rPrChange w:id="524" w:author="Andy O'DWYER" w:date="2025-02-04T15:45:00Z">
            <w:rPr>
              <w:rStyle w:val="VerbatimChar"/>
            </w:rPr>
          </w:rPrChange>
        </w:rPr>
        <w:t>silencio</w:t>
      </w:r>
      <w:proofErr w:type="spellEnd"/>
      <w:r w:rsidRPr="005702CF">
        <w:rPr>
          <w:rStyle w:val="VerbatimChar"/>
          <w:lang w:val="fr-CH"/>
          <w:rPrChange w:id="525" w:author="Andy O'DWYER" w:date="2025-02-04T15:45:00Z">
            <w:rPr>
              <w:rStyle w:val="VerbatimChar"/>
            </w:rPr>
          </w:rPrChange>
        </w:rPr>
        <w:t xml:space="preserve">, non </w:t>
      </w:r>
      <w:proofErr w:type="spellStart"/>
      <w:r w:rsidRPr="005702CF">
        <w:rPr>
          <w:rStyle w:val="VerbatimChar"/>
          <w:lang w:val="fr-CH"/>
          <w:rPrChange w:id="526" w:author="Andy O'DWYER" w:date="2025-02-04T15:45:00Z">
            <w:rPr>
              <w:rStyle w:val="VerbatimChar"/>
            </w:rPr>
          </w:rPrChange>
        </w:rPr>
        <w:t>pretendendo</w:t>
      </w:r>
      <w:proofErr w:type="spellEnd"/>
      <w:r w:rsidRPr="005702CF">
        <w:rPr>
          <w:rStyle w:val="VerbatimChar"/>
          <w:lang w:val="fr-CH"/>
          <w:rPrChange w:id="527" w:author="Andy O'DWYER" w:date="2025-02-04T15:45:00Z">
            <w:rPr>
              <w:rStyle w:val="VerbatimChar"/>
            </w:rPr>
          </w:rPrChange>
        </w:rPr>
        <w:t xml:space="preserve"> </w:t>
      </w:r>
      <w:proofErr w:type="spellStart"/>
      <w:r w:rsidRPr="005702CF">
        <w:rPr>
          <w:rStyle w:val="VerbatimChar"/>
          <w:lang w:val="fr-CH"/>
          <w:rPrChange w:id="528" w:author="Andy O'DWYER" w:date="2025-02-04T15:45:00Z">
            <w:rPr>
              <w:rStyle w:val="VerbatimChar"/>
            </w:rPr>
          </w:rPrChange>
        </w:rPr>
        <w:t>interessi</w:t>
      </w:r>
      <w:proofErr w:type="spellEnd"/>
      <w:r w:rsidRPr="005702CF">
        <w:rPr>
          <w:rStyle w:val="VerbatimChar"/>
          <w:lang w:val="fr-CH"/>
          <w:rPrChange w:id="529" w:author="Andy O'DWYER" w:date="2025-02-04T15:45:00Z">
            <w:rPr>
              <w:rStyle w:val="VerbatimChar"/>
            </w:rPr>
          </w:rPrChange>
        </w:rPr>
        <w:t xml:space="preserve"> </w:t>
      </w:r>
      <w:proofErr w:type="spellStart"/>
      <w:r w:rsidRPr="005702CF">
        <w:rPr>
          <w:rStyle w:val="VerbatimChar"/>
          <w:lang w:val="fr-CH"/>
          <w:rPrChange w:id="530" w:author="Andy O'DWYER" w:date="2025-02-04T15:45:00Z">
            <w:rPr>
              <w:rStyle w:val="VerbatimChar"/>
            </w:rPr>
          </w:rPrChange>
        </w:rPr>
        <w:t>alcuni</w:t>
      </w:r>
      <w:proofErr w:type="spellEnd"/>
      <w:r w:rsidRPr="005702CF">
        <w:rPr>
          <w:rStyle w:val="VerbatimChar"/>
          <w:lang w:val="fr-CH"/>
          <w:rPrChange w:id="531" w:author="Andy O'DWYER" w:date="2025-02-04T15:45:00Z">
            <w:rPr>
              <w:rStyle w:val="VerbatimChar"/>
            </w:rPr>
          </w:rPrChange>
        </w:rPr>
        <w:t xml:space="preserve"> in Roma </w:t>
      </w:r>
      <w:proofErr w:type="spellStart"/>
      <w:r w:rsidRPr="005702CF">
        <w:rPr>
          <w:rStyle w:val="VerbatimChar"/>
          <w:lang w:val="fr-CH"/>
          <w:rPrChange w:id="532" w:author="Andy O'DWYER" w:date="2025-02-04T15:45:00Z">
            <w:rPr>
              <w:rStyle w:val="VerbatimChar"/>
            </w:rPr>
          </w:rPrChange>
        </w:rPr>
        <w:t>nè</w:t>
      </w:r>
      <w:proofErr w:type="spellEnd"/>
      <w:r w:rsidRPr="005702CF">
        <w:rPr>
          <w:rStyle w:val="VerbatimChar"/>
          <w:lang w:val="fr-CH"/>
          <w:rPrChange w:id="533" w:author="Andy O'DWYER" w:date="2025-02-04T15:45:00Z">
            <w:rPr>
              <w:rStyle w:val="VerbatimChar"/>
            </w:rPr>
          </w:rPrChange>
        </w:rPr>
        <w:t xml:space="preserve"> </w:t>
      </w:r>
      <w:proofErr w:type="spellStart"/>
      <w:r w:rsidRPr="005702CF">
        <w:rPr>
          <w:rStyle w:val="VerbatimChar"/>
          <w:lang w:val="fr-CH"/>
          <w:rPrChange w:id="534" w:author="Andy O'DWYER" w:date="2025-02-04T15:45:00Z">
            <w:rPr>
              <w:rStyle w:val="VerbatimChar"/>
            </w:rPr>
          </w:rPrChange>
        </w:rPr>
        <w:t>altrove</w:t>
      </w:r>
      <w:proofErr w:type="spellEnd"/>
      <w:r w:rsidRPr="005702CF">
        <w:rPr>
          <w:rStyle w:val="VerbatimChar"/>
          <w:lang w:val="fr-CH"/>
          <w:rPrChange w:id="535" w:author="Andy O'DWYER" w:date="2025-02-04T15:45:00Z">
            <w:rPr>
              <w:rStyle w:val="VerbatimChar"/>
            </w:rPr>
          </w:rPrChange>
        </w:rPr>
        <w:t xml:space="preserve">, per </w:t>
      </w:r>
      <w:proofErr w:type="spellStart"/>
      <w:r w:rsidRPr="005702CF">
        <w:rPr>
          <w:rStyle w:val="VerbatimChar"/>
          <w:lang w:val="fr-CH"/>
          <w:rPrChange w:id="536" w:author="Andy O'DWYER" w:date="2025-02-04T15:45:00Z">
            <w:rPr>
              <w:rStyle w:val="VerbatimChar"/>
            </w:rPr>
          </w:rPrChange>
        </w:rPr>
        <w:t>essere</w:t>
      </w:r>
      <w:proofErr w:type="spellEnd"/>
      <w:r w:rsidRPr="005702CF">
        <w:rPr>
          <w:rStyle w:val="VerbatimChar"/>
          <w:lang w:val="fr-CH"/>
          <w:rPrChange w:id="537" w:author="Andy O'DWYER" w:date="2025-02-04T15:45:00Z">
            <w:rPr>
              <w:rStyle w:val="VerbatimChar"/>
            </w:rPr>
          </w:rPrChange>
        </w:rPr>
        <w:t xml:space="preserve"> </w:t>
      </w:r>
      <w:proofErr w:type="spellStart"/>
      <w:r w:rsidRPr="005702CF">
        <w:rPr>
          <w:rStyle w:val="VerbatimChar"/>
          <w:lang w:val="fr-CH"/>
          <w:rPrChange w:id="538" w:author="Andy O'DWYER" w:date="2025-02-04T15:45:00Z">
            <w:rPr>
              <w:rStyle w:val="VerbatimChar"/>
            </w:rPr>
          </w:rPrChange>
        </w:rPr>
        <w:t>io</w:t>
      </w:r>
      <w:proofErr w:type="spellEnd"/>
      <w:r w:rsidRPr="005702CF">
        <w:rPr>
          <w:rStyle w:val="VerbatimChar"/>
          <w:lang w:val="fr-CH"/>
          <w:rPrChange w:id="539" w:author="Andy O'DWYER" w:date="2025-02-04T15:45:00Z">
            <w:rPr>
              <w:rStyle w:val="VerbatimChar"/>
            </w:rPr>
          </w:rPrChange>
        </w:rPr>
        <w:t xml:space="preserve"> </w:t>
      </w:r>
      <w:proofErr w:type="spellStart"/>
      <w:r w:rsidRPr="005702CF">
        <w:rPr>
          <w:rStyle w:val="VerbatimChar"/>
          <w:lang w:val="fr-CH"/>
          <w:rPrChange w:id="540" w:author="Andy O'DWYER" w:date="2025-02-04T15:45:00Z">
            <w:rPr>
              <w:rStyle w:val="VerbatimChar"/>
            </w:rPr>
          </w:rPrChange>
        </w:rPr>
        <w:t>pienamente</w:t>
      </w:r>
      <w:proofErr w:type="spellEnd"/>
      <w:r w:rsidRPr="005702CF">
        <w:rPr>
          <w:rStyle w:val="VerbatimChar"/>
          <w:lang w:val="fr-CH"/>
          <w:rPrChange w:id="541" w:author="Andy O'DWYER" w:date="2025-02-04T15:45:00Z">
            <w:rPr>
              <w:rStyle w:val="VerbatimChar"/>
            </w:rPr>
          </w:rPrChange>
        </w:rPr>
        <w:t xml:space="preserve"> </w:t>
      </w:r>
      <w:proofErr w:type="spellStart"/>
      <w:r w:rsidRPr="005702CF">
        <w:rPr>
          <w:rStyle w:val="VerbatimChar"/>
          <w:lang w:val="fr-CH"/>
          <w:rPrChange w:id="542" w:author="Andy O'DWYER" w:date="2025-02-04T15:45:00Z">
            <w:rPr>
              <w:rStyle w:val="VerbatimChar"/>
            </w:rPr>
          </w:rPrChange>
        </w:rPr>
        <w:t>contento</w:t>
      </w:r>
      <w:proofErr w:type="spellEnd"/>
      <w:r w:rsidRPr="005702CF">
        <w:rPr>
          <w:rStyle w:val="VerbatimChar"/>
          <w:lang w:val="fr-CH"/>
          <w:rPrChange w:id="543" w:author="Andy O'DWYER" w:date="2025-02-04T15:45:00Z">
            <w:rPr>
              <w:rStyle w:val="VerbatimChar"/>
            </w:rPr>
          </w:rPrChange>
        </w:rPr>
        <w:t xml:space="preserve"> </w:t>
      </w:r>
      <w:proofErr w:type="spellStart"/>
      <w:r w:rsidRPr="005702CF">
        <w:rPr>
          <w:rStyle w:val="VerbatimChar"/>
          <w:lang w:val="fr-CH"/>
          <w:rPrChange w:id="544" w:author="Andy O'DWYER" w:date="2025-02-04T15:45:00Z">
            <w:rPr>
              <w:rStyle w:val="VerbatimChar"/>
            </w:rPr>
          </w:rPrChange>
        </w:rPr>
        <w:t>della</w:t>
      </w:r>
      <w:proofErr w:type="spellEnd"/>
      <w:r w:rsidRPr="005702CF">
        <w:rPr>
          <w:rStyle w:val="VerbatimChar"/>
          <w:lang w:val="fr-CH"/>
          <w:rPrChange w:id="545" w:author="Andy O'DWYER" w:date="2025-02-04T15:45:00Z">
            <w:rPr>
              <w:rStyle w:val="VerbatimChar"/>
            </w:rPr>
          </w:rPrChange>
        </w:rPr>
        <w:t xml:space="preserve"> </w:t>
      </w:r>
      <w:proofErr w:type="spellStart"/>
      <w:r w:rsidRPr="005702CF">
        <w:rPr>
          <w:rStyle w:val="VerbatimChar"/>
          <w:lang w:val="fr-CH"/>
          <w:rPrChange w:id="546" w:author="Andy O'DWYER" w:date="2025-02-04T15:45:00Z">
            <w:rPr>
              <w:rStyle w:val="VerbatimChar"/>
            </w:rPr>
          </w:rPrChange>
        </w:rPr>
        <w:t>mia</w:t>
      </w:r>
      <w:proofErr w:type="spellEnd"/>
      <w:r w:rsidRPr="005702CF">
        <w:rPr>
          <w:rStyle w:val="VerbatimChar"/>
          <w:lang w:val="fr-CH"/>
          <w:rPrChange w:id="547" w:author="Andy O'DWYER" w:date="2025-02-04T15:45:00Z">
            <w:rPr>
              <w:rStyle w:val="VerbatimChar"/>
            </w:rPr>
          </w:rPrChange>
        </w:rPr>
        <w:t xml:space="preserve"> sorte, et per non </w:t>
      </w:r>
      <w:proofErr w:type="spellStart"/>
      <w:r w:rsidRPr="005702CF">
        <w:rPr>
          <w:rStyle w:val="VerbatimChar"/>
          <w:lang w:val="fr-CH"/>
          <w:rPrChange w:id="548" w:author="Andy O'DWYER" w:date="2025-02-04T15:45:00Z">
            <w:rPr>
              <w:rStyle w:val="VerbatimChar"/>
            </w:rPr>
          </w:rPrChange>
        </w:rPr>
        <w:t>considerare</w:t>
      </w:r>
      <w:proofErr w:type="spellEnd"/>
      <w:r w:rsidRPr="005702CF">
        <w:rPr>
          <w:rStyle w:val="VerbatimChar"/>
          <w:lang w:val="fr-CH"/>
          <w:rPrChange w:id="549" w:author="Andy O'DWYER" w:date="2025-02-04T15:45:00Z">
            <w:rPr>
              <w:rStyle w:val="VerbatimChar"/>
            </w:rPr>
          </w:rPrChange>
        </w:rPr>
        <w:t xml:space="preserve"> que’ clic </w:t>
      </w:r>
      <w:proofErr w:type="spellStart"/>
      <w:r w:rsidRPr="005702CF">
        <w:rPr>
          <w:rStyle w:val="VerbatimChar"/>
          <w:lang w:val="fr-CH"/>
          <w:rPrChange w:id="550" w:author="Andy O'DWYER" w:date="2025-02-04T15:45:00Z">
            <w:rPr>
              <w:rStyle w:val="VerbatimChar"/>
            </w:rPr>
          </w:rPrChange>
        </w:rPr>
        <w:t>sonno</w:t>
      </w:r>
      <w:proofErr w:type="spellEnd"/>
      <w:r w:rsidRPr="005702CF">
        <w:rPr>
          <w:rStyle w:val="VerbatimChar"/>
          <w:lang w:val="fr-CH"/>
          <w:rPrChange w:id="551" w:author="Andy O'DWYER" w:date="2025-02-04T15:45:00Z">
            <w:rPr>
              <w:rStyle w:val="VerbatimChar"/>
            </w:rPr>
          </w:rPrChange>
        </w:rPr>
        <w:t xml:space="preserve"> sopra di me </w:t>
      </w:r>
      <w:proofErr w:type="spellStart"/>
      <w:r w:rsidRPr="005702CF">
        <w:rPr>
          <w:rStyle w:val="VerbatimChar"/>
          <w:lang w:val="fr-CH"/>
          <w:rPrChange w:id="552" w:author="Andy O'DWYER" w:date="2025-02-04T15:45:00Z">
            <w:rPr>
              <w:rStyle w:val="VerbatimChar"/>
            </w:rPr>
          </w:rPrChange>
        </w:rPr>
        <w:t>che</w:t>
      </w:r>
      <w:proofErr w:type="spellEnd"/>
      <w:r w:rsidRPr="005702CF">
        <w:rPr>
          <w:rStyle w:val="VerbatimChar"/>
          <w:lang w:val="fr-CH"/>
          <w:rPrChange w:id="553" w:author="Andy O'DWYER" w:date="2025-02-04T15:45:00Z">
            <w:rPr>
              <w:rStyle w:val="VerbatimChar"/>
            </w:rPr>
          </w:rPrChange>
        </w:rPr>
        <w:t xml:space="preserve"> per haver </w:t>
      </w:r>
      <w:proofErr w:type="spellStart"/>
      <w:r w:rsidRPr="005702CF">
        <w:rPr>
          <w:rStyle w:val="VerbatimChar"/>
          <w:lang w:val="fr-CH"/>
          <w:rPrChange w:id="554" w:author="Andy O'DWYER" w:date="2025-02-04T15:45:00Z">
            <w:rPr>
              <w:rStyle w:val="VerbatimChar"/>
            </w:rPr>
          </w:rPrChange>
        </w:rPr>
        <w:t>compassione</w:t>
      </w:r>
      <w:proofErr w:type="spellEnd"/>
      <w:r w:rsidRPr="005702CF">
        <w:rPr>
          <w:rStyle w:val="VerbatimChar"/>
          <w:lang w:val="fr-CH"/>
          <w:rPrChange w:id="555" w:author="Andy O'DWYER" w:date="2025-02-04T15:45:00Z">
            <w:rPr>
              <w:rStyle w:val="VerbatimChar"/>
            </w:rPr>
          </w:rPrChange>
        </w:rPr>
        <w:t xml:space="preserve"> </w:t>
      </w:r>
      <w:proofErr w:type="spellStart"/>
      <w:r w:rsidRPr="005702CF">
        <w:rPr>
          <w:rStyle w:val="VerbatimChar"/>
          <w:lang w:val="fr-CH"/>
          <w:rPrChange w:id="556" w:author="Andy O'DWYER" w:date="2025-02-04T15:45:00Z">
            <w:rPr>
              <w:rStyle w:val="VerbatimChar"/>
            </w:rPr>
          </w:rPrChange>
        </w:rPr>
        <w:t>dell’amaritudini</w:t>
      </w:r>
      <w:proofErr w:type="spellEnd"/>
      <w:r w:rsidRPr="005702CF">
        <w:rPr>
          <w:rStyle w:val="VerbatimChar"/>
          <w:lang w:val="fr-CH"/>
          <w:rPrChange w:id="557" w:author="Andy O'DWYER" w:date="2025-02-04T15:45:00Z">
            <w:rPr>
              <w:rStyle w:val="VerbatimChar"/>
            </w:rPr>
          </w:rPrChange>
        </w:rPr>
        <w:t xml:space="preserve"> </w:t>
      </w:r>
      <w:proofErr w:type="spellStart"/>
      <w:r w:rsidRPr="005702CF">
        <w:rPr>
          <w:rStyle w:val="VerbatimChar"/>
          <w:lang w:val="fr-CH"/>
          <w:rPrChange w:id="558" w:author="Andy O'DWYER" w:date="2025-02-04T15:45:00Z">
            <w:rPr>
              <w:rStyle w:val="VerbatimChar"/>
            </w:rPr>
          </w:rPrChange>
        </w:rPr>
        <w:t>che</w:t>
      </w:r>
      <w:proofErr w:type="spellEnd"/>
      <w:r w:rsidRPr="005702CF">
        <w:rPr>
          <w:rStyle w:val="VerbatimChar"/>
          <w:lang w:val="fr-CH"/>
          <w:rPrChange w:id="559" w:author="Andy O'DWYER" w:date="2025-02-04T15:45:00Z">
            <w:rPr>
              <w:rStyle w:val="VerbatimChar"/>
            </w:rPr>
          </w:rPrChange>
        </w:rPr>
        <w:t xml:space="preserve"> </w:t>
      </w:r>
      <w:proofErr w:type="spellStart"/>
      <w:r w:rsidRPr="005702CF">
        <w:rPr>
          <w:rStyle w:val="VerbatimChar"/>
          <w:lang w:val="fr-CH"/>
          <w:rPrChange w:id="560" w:author="Andy O'DWYER" w:date="2025-02-04T15:45:00Z">
            <w:rPr>
              <w:rStyle w:val="VerbatimChar"/>
            </w:rPr>
          </w:rPrChange>
        </w:rPr>
        <w:t>patiscono</w:t>
      </w:r>
      <w:proofErr w:type="spellEnd"/>
      <w:r w:rsidRPr="005702CF">
        <w:rPr>
          <w:rStyle w:val="VerbatimChar"/>
          <w:lang w:val="fr-CH"/>
          <w:rPrChange w:id="561" w:author="Andy O'DWYER" w:date="2025-02-04T15:45:00Z">
            <w:rPr>
              <w:rStyle w:val="VerbatimChar"/>
            </w:rPr>
          </w:rPrChange>
        </w:rPr>
        <w:t xml:space="preserve">, </w:t>
      </w:r>
      <w:proofErr w:type="spellStart"/>
      <w:r w:rsidRPr="005702CF">
        <w:rPr>
          <w:rStyle w:val="VerbatimChar"/>
          <w:lang w:val="fr-CH"/>
          <w:rPrChange w:id="562" w:author="Andy O'DWYER" w:date="2025-02-04T15:45:00Z">
            <w:rPr>
              <w:rStyle w:val="VerbatimChar"/>
            </w:rPr>
          </w:rPrChange>
        </w:rPr>
        <w:t>maggiori</w:t>
      </w:r>
      <w:proofErr w:type="spellEnd"/>
      <w:r w:rsidRPr="005702CF">
        <w:rPr>
          <w:rStyle w:val="VerbatimChar"/>
          <w:lang w:val="fr-CH"/>
          <w:rPrChange w:id="563" w:author="Andy O'DWYER" w:date="2025-02-04T15:45:00Z">
            <w:rPr>
              <w:rStyle w:val="VerbatimChar"/>
            </w:rPr>
          </w:rPrChange>
        </w:rPr>
        <w:t xml:space="preserve"> di me al </w:t>
      </w:r>
      <w:proofErr w:type="spellStart"/>
      <w:r w:rsidRPr="005702CF">
        <w:rPr>
          <w:rStyle w:val="VerbatimChar"/>
          <w:lang w:val="fr-CH"/>
          <w:rPrChange w:id="564" w:author="Andy O'DWYER" w:date="2025-02-04T15:45:00Z">
            <w:rPr>
              <w:rStyle w:val="VerbatimChar"/>
            </w:rPr>
          </w:rPrChange>
        </w:rPr>
        <w:t>centuplo</w:t>
      </w:r>
      <w:proofErr w:type="spellEnd"/>
      <w:r w:rsidRPr="005702CF">
        <w:rPr>
          <w:rStyle w:val="VerbatimChar"/>
          <w:lang w:val="fr-CH"/>
          <w:rPrChange w:id="565" w:author="Andy O'DWYER" w:date="2025-02-04T15:45:00Z">
            <w:rPr>
              <w:rStyle w:val="VerbatimChar"/>
            </w:rPr>
          </w:rPrChange>
        </w:rPr>
        <w:t xml:space="preserve">, </w:t>
      </w:r>
      <w:proofErr w:type="spellStart"/>
      <w:r w:rsidRPr="005702CF">
        <w:rPr>
          <w:rStyle w:val="VerbatimChar"/>
          <w:lang w:val="fr-CH"/>
          <w:rPrChange w:id="566" w:author="Andy O'DWYER" w:date="2025-02-04T15:45:00Z">
            <w:rPr>
              <w:rStyle w:val="VerbatimChar"/>
            </w:rPr>
          </w:rPrChange>
        </w:rPr>
        <w:t>nò</w:t>
      </w:r>
      <w:proofErr w:type="spellEnd"/>
      <w:r w:rsidRPr="005702CF">
        <w:rPr>
          <w:rStyle w:val="VerbatimChar"/>
          <w:lang w:val="fr-CH"/>
          <w:rPrChange w:id="567" w:author="Andy O'DWYER" w:date="2025-02-04T15:45:00Z">
            <w:rPr>
              <w:rStyle w:val="VerbatimChar"/>
            </w:rPr>
          </w:rPrChange>
        </w:rPr>
        <w:t xml:space="preserve"> </w:t>
      </w:r>
      <w:proofErr w:type="spellStart"/>
      <w:r w:rsidRPr="005702CF">
        <w:rPr>
          <w:rStyle w:val="VerbatimChar"/>
          <w:lang w:val="fr-CH"/>
          <w:rPrChange w:id="568" w:author="Andy O'DWYER" w:date="2025-02-04T15:45:00Z">
            <w:rPr>
              <w:rStyle w:val="VerbatimChar"/>
            </w:rPr>
          </w:rPrChange>
        </w:rPr>
        <w:t>quelli</w:t>
      </w:r>
      <w:proofErr w:type="spellEnd"/>
      <w:r w:rsidRPr="005702CF">
        <w:rPr>
          <w:rStyle w:val="VerbatimChar"/>
          <w:lang w:val="fr-CH"/>
          <w:rPrChange w:id="569" w:author="Andy O'DWYER" w:date="2025-02-04T15:45:00Z">
            <w:rPr>
              <w:rStyle w:val="VerbatimChar"/>
            </w:rPr>
          </w:rPrChange>
        </w:rPr>
        <w:t xml:space="preserve"> </w:t>
      </w:r>
      <w:proofErr w:type="spellStart"/>
      <w:r w:rsidRPr="005702CF">
        <w:rPr>
          <w:rStyle w:val="VerbatimChar"/>
          <w:lang w:val="fr-CH"/>
          <w:rPrChange w:id="570" w:author="Andy O'DWYER" w:date="2025-02-04T15:45:00Z">
            <w:rPr>
              <w:rStyle w:val="VerbatimChar"/>
            </w:rPr>
          </w:rPrChange>
        </w:rPr>
        <w:t>che</w:t>
      </w:r>
      <w:proofErr w:type="spellEnd"/>
      <w:r w:rsidRPr="005702CF">
        <w:rPr>
          <w:rStyle w:val="VerbatimChar"/>
          <w:lang w:val="fr-CH"/>
          <w:rPrChange w:id="571" w:author="Andy O'DWYER" w:date="2025-02-04T15:45:00Z">
            <w:rPr>
              <w:rStyle w:val="VerbatimChar"/>
            </w:rPr>
          </w:rPrChange>
        </w:rPr>
        <w:t xml:space="preserve"> </w:t>
      </w:r>
      <w:proofErr w:type="spellStart"/>
      <w:r w:rsidRPr="005702CF">
        <w:rPr>
          <w:rStyle w:val="VerbatimChar"/>
          <w:lang w:val="fr-CH"/>
          <w:rPrChange w:id="572" w:author="Andy O'DWYER" w:date="2025-02-04T15:45:00Z">
            <w:rPr>
              <w:rStyle w:val="VerbatimChar"/>
            </w:rPr>
          </w:rPrChange>
        </w:rPr>
        <w:t>sonno</w:t>
      </w:r>
      <w:proofErr w:type="spellEnd"/>
      <w:r w:rsidRPr="005702CF">
        <w:rPr>
          <w:rStyle w:val="VerbatimChar"/>
          <w:lang w:val="fr-CH"/>
          <w:rPrChange w:id="573" w:author="Andy O'DWYER" w:date="2025-02-04T15:45:00Z">
            <w:rPr>
              <w:rStyle w:val="VerbatimChar"/>
            </w:rPr>
          </w:rPrChange>
        </w:rPr>
        <w:t xml:space="preserve"> </w:t>
      </w:r>
      <w:proofErr w:type="spellStart"/>
      <w:r w:rsidRPr="005702CF">
        <w:rPr>
          <w:rStyle w:val="VerbatimChar"/>
          <w:lang w:val="fr-CH"/>
          <w:rPrChange w:id="574" w:author="Andy O'DWYER" w:date="2025-02-04T15:45:00Z">
            <w:rPr>
              <w:rStyle w:val="VerbatimChar"/>
            </w:rPr>
          </w:rPrChange>
        </w:rPr>
        <w:t>sotto</w:t>
      </w:r>
      <w:proofErr w:type="spellEnd"/>
      <w:r w:rsidRPr="005702CF">
        <w:rPr>
          <w:rStyle w:val="VerbatimChar"/>
          <w:lang w:val="fr-CH"/>
          <w:rPrChange w:id="575" w:author="Andy O'DWYER" w:date="2025-02-04T15:45:00Z">
            <w:rPr>
              <w:rStyle w:val="VerbatimChar"/>
            </w:rPr>
          </w:rPrChange>
        </w:rPr>
        <w:t xml:space="preserve"> di me </w:t>
      </w:r>
      <w:proofErr w:type="spellStart"/>
      <w:r w:rsidRPr="005702CF">
        <w:rPr>
          <w:rStyle w:val="VerbatimChar"/>
          <w:lang w:val="fr-CH"/>
          <w:rPrChange w:id="576" w:author="Andy O'DWYER" w:date="2025-02-04T15:45:00Z">
            <w:rPr>
              <w:rStyle w:val="VerbatimChar"/>
            </w:rPr>
          </w:rPrChange>
        </w:rPr>
        <w:t>che</w:t>
      </w:r>
      <w:proofErr w:type="spellEnd"/>
      <w:r w:rsidRPr="005702CF">
        <w:rPr>
          <w:rStyle w:val="VerbatimChar"/>
          <w:lang w:val="fr-CH"/>
          <w:rPrChange w:id="577" w:author="Andy O'DWYER" w:date="2025-02-04T15:45:00Z">
            <w:rPr>
              <w:rStyle w:val="VerbatimChar"/>
            </w:rPr>
          </w:rPrChange>
        </w:rPr>
        <w:t xml:space="preserve"> per </w:t>
      </w:r>
      <w:proofErr w:type="spellStart"/>
      <w:r w:rsidRPr="005702CF">
        <w:rPr>
          <w:rStyle w:val="VerbatimChar"/>
          <w:lang w:val="fr-CH"/>
          <w:rPrChange w:id="578" w:author="Andy O'DWYER" w:date="2025-02-04T15:45:00Z">
            <w:rPr>
              <w:rStyle w:val="VerbatimChar"/>
            </w:rPr>
          </w:rPrChange>
        </w:rPr>
        <w:t>rendere</w:t>
      </w:r>
      <w:proofErr w:type="spellEnd"/>
      <w:r w:rsidRPr="005702CF">
        <w:rPr>
          <w:rStyle w:val="VerbatimChar"/>
          <w:lang w:val="fr-CH"/>
          <w:rPrChange w:id="579" w:author="Andy O'DWYER" w:date="2025-02-04T15:45:00Z">
            <w:rPr>
              <w:rStyle w:val="VerbatimChar"/>
            </w:rPr>
          </w:rPrChange>
        </w:rPr>
        <w:t xml:space="preserve"> </w:t>
      </w:r>
      <w:proofErr w:type="spellStart"/>
      <w:r w:rsidRPr="005702CF">
        <w:rPr>
          <w:rStyle w:val="VerbatimChar"/>
          <w:lang w:val="fr-CH"/>
          <w:rPrChange w:id="580" w:author="Andy O'DWYER" w:date="2025-02-04T15:45:00Z">
            <w:rPr>
              <w:rStyle w:val="VerbatimChar"/>
            </w:rPr>
          </w:rPrChange>
        </w:rPr>
        <w:t>grazie</w:t>
      </w:r>
      <w:proofErr w:type="spellEnd"/>
      <w:r w:rsidRPr="005702CF">
        <w:rPr>
          <w:rStyle w:val="VerbatimChar"/>
          <w:lang w:val="fr-CH"/>
          <w:rPrChange w:id="581" w:author="Andy O'DWYER" w:date="2025-02-04T15:45:00Z">
            <w:rPr>
              <w:rStyle w:val="VerbatimChar"/>
            </w:rPr>
          </w:rPrChange>
        </w:rPr>
        <w:t xml:space="preserve"> alla Di.na </w:t>
      </w:r>
      <w:proofErr w:type="spellStart"/>
      <w:r w:rsidRPr="005702CF">
        <w:rPr>
          <w:rStyle w:val="VerbatimChar"/>
          <w:lang w:val="fr-CH"/>
          <w:rPrChange w:id="582" w:author="Andy O'DWYER" w:date="2025-02-04T15:45:00Z">
            <w:rPr>
              <w:rStyle w:val="VerbatimChar"/>
            </w:rPr>
          </w:rPrChange>
        </w:rPr>
        <w:t>Mli</w:t>
      </w:r>
      <w:proofErr w:type="spellEnd"/>
      <w:r w:rsidRPr="005702CF">
        <w:rPr>
          <w:rStyle w:val="VerbatimChar"/>
          <w:lang w:val="fr-CH"/>
          <w:rPrChange w:id="583" w:author="Andy O'DWYER" w:date="2025-02-04T15:45:00Z">
            <w:rPr>
              <w:rStyle w:val="VerbatimChar"/>
            </w:rPr>
          </w:rPrChange>
        </w:rPr>
        <w:t xml:space="preserve">*1 </w:t>
      </w:r>
      <w:proofErr w:type="spellStart"/>
      <w:r w:rsidRPr="005702CF">
        <w:rPr>
          <w:rStyle w:val="VerbatimChar"/>
          <w:lang w:val="fr-CH"/>
          <w:rPrChange w:id="584" w:author="Andy O'DWYER" w:date="2025-02-04T15:45:00Z">
            <w:rPr>
              <w:rStyle w:val="VerbatimChar"/>
            </w:rPr>
          </w:rPrChange>
        </w:rPr>
        <w:t>dello</w:t>
      </w:r>
      <w:proofErr w:type="spellEnd"/>
      <w:r w:rsidRPr="005702CF">
        <w:rPr>
          <w:rStyle w:val="VerbatimChar"/>
          <w:lang w:val="fr-CH"/>
          <w:rPrChange w:id="585" w:author="Andy O'DWYER" w:date="2025-02-04T15:45:00Z">
            <w:rPr>
              <w:rStyle w:val="VerbatimChar"/>
            </w:rPr>
          </w:rPrChange>
        </w:rPr>
        <w:t xml:space="preserve"> </w:t>
      </w:r>
      <w:proofErr w:type="spellStart"/>
      <w:r w:rsidRPr="005702CF">
        <w:rPr>
          <w:rStyle w:val="VerbatimChar"/>
          <w:lang w:val="fr-CH"/>
          <w:rPrChange w:id="586" w:author="Andy O'DWYER" w:date="2025-02-04T15:45:00Z">
            <w:rPr>
              <w:rStyle w:val="VerbatimChar"/>
            </w:rPr>
          </w:rPrChange>
        </w:rPr>
        <w:t>stato</w:t>
      </w:r>
      <w:proofErr w:type="spellEnd"/>
      <w:r w:rsidRPr="005702CF">
        <w:rPr>
          <w:rStyle w:val="VerbatimChar"/>
          <w:lang w:val="fr-CH"/>
          <w:rPrChange w:id="587" w:author="Andy O'DWYER" w:date="2025-02-04T15:45:00Z">
            <w:rPr>
              <w:rStyle w:val="VerbatimChar"/>
            </w:rPr>
          </w:rPrChange>
        </w:rPr>
        <w:t xml:space="preserve"> </w:t>
      </w:r>
      <w:proofErr w:type="spellStart"/>
      <w:r w:rsidRPr="005702CF">
        <w:rPr>
          <w:rStyle w:val="VerbatimChar"/>
          <w:lang w:val="fr-CH"/>
          <w:rPrChange w:id="588" w:author="Andy O'DWYER" w:date="2025-02-04T15:45:00Z">
            <w:rPr>
              <w:rStyle w:val="VerbatimChar"/>
            </w:rPr>
          </w:rPrChange>
        </w:rPr>
        <w:t>dove</w:t>
      </w:r>
      <w:proofErr w:type="spellEnd"/>
      <w:r w:rsidRPr="005702CF">
        <w:rPr>
          <w:rStyle w:val="VerbatimChar"/>
          <w:lang w:val="fr-CH"/>
          <w:rPrChange w:id="589" w:author="Andy O'DWYER" w:date="2025-02-04T15:45:00Z">
            <w:rPr>
              <w:rStyle w:val="VerbatimChar"/>
            </w:rPr>
          </w:rPrChange>
        </w:rPr>
        <w:t xml:space="preserve"> mi </w:t>
      </w:r>
      <w:proofErr w:type="spellStart"/>
      <w:r w:rsidRPr="005702CF">
        <w:rPr>
          <w:rStyle w:val="VerbatimChar"/>
          <w:lang w:val="fr-CH"/>
          <w:rPrChange w:id="590" w:author="Andy O'DWYER" w:date="2025-02-04T15:45:00Z">
            <w:rPr>
              <w:rStyle w:val="VerbatimChar"/>
            </w:rPr>
          </w:rPrChange>
        </w:rPr>
        <w:t>ritrvovo</w:t>
      </w:r>
      <w:proofErr w:type="spellEnd"/>
      <w:r w:rsidRPr="005702CF">
        <w:rPr>
          <w:rStyle w:val="VerbatimChar"/>
          <w:lang w:val="fr-CH"/>
          <w:rPrChange w:id="591" w:author="Andy O'DWYER" w:date="2025-02-04T15:45:00Z">
            <w:rPr>
              <w:rStyle w:val="VerbatimChar"/>
            </w:rPr>
          </w:rPrChange>
        </w:rPr>
        <w:t xml:space="preserve">, clic </w:t>
      </w:r>
      <w:proofErr w:type="spellStart"/>
      <w:r w:rsidRPr="005702CF">
        <w:rPr>
          <w:rStyle w:val="VerbatimChar"/>
          <w:lang w:val="fr-CH"/>
          <w:rPrChange w:id="592" w:author="Andy O'DWYER" w:date="2025-02-04T15:45:00Z">
            <w:rPr>
              <w:rStyle w:val="VerbatimChar"/>
            </w:rPr>
          </w:rPrChange>
        </w:rPr>
        <w:t>tanti</w:t>
      </w:r>
      <w:proofErr w:type="spellEnd"/>
      <w:r w:rsidRPr="005702CF">
        <w:rPr>
          <w:rStyle w:val="VerbatimChar"/>
          <w:lang w:val="fr-CH"/>
          <w:rPrChange w:id="593" w:author="Andy O'DWYER" w:date="2025-02-04T15:45:00Z">
            <w:rPr>
              <w:rStyle w:val="VerbatimChar"/>
            </w:rPr>
          </w:rPrChange>
        </w:rPr>
        <w:t xml:space="preserve"> </w:t>
      </w:r>
      <w:proofErr w:type="spellStart"/>
      <w:r w:rsidRPr="005702CF">
        <w:rPr>
          <w:rStyle w:val="VerbatimChar"/>
          <w:lang w:val="fr-CH"/>
          <w:rPrChange w:id="594" w:author="Andy O'DWYER" w:date="2025-02-04T15:45:00Z">
            <w:rPr>
              <w:rStyle w:val="VerbatimChar"/>
            </w:rPr>
          </w:rPrChange>
        </w:rPr>
        <w:t>altri</w:t>
      </w:r>
      <w:proofErr w:type="spellEnd"/>
      <w:r w:rsidRPr="005702CF">
        <w:rPr>
          <w:rStyle w:val="VerbatimChar"/>
          <w:lang w:val="fr-CH"/>
          <w:rPrChange w:id="595" w:author="Andy O'DWYER" w:date="2025-02-04T15:45:00Z">
            <w:rPr>
              <w:rStyle w:val="VerbatimChar"/>
            </w:rPr>
          </w:rPrChange>
        </w:rPr>
        <w:t xml:space="preserve"> più </w:t>
      </w:r>
      <w:proofErr w:type="spellStart"/>
      <w:r w:rsidRPr="005702CF">
        <w:rPr>
          <w:rStyle w:val="VerbatimChar"/>
          <w:lang w:val="fr-CH"/>
          <w:rPrChange w:id="596" w:author="Andy O'DWYER" w:date="2025-02-04T15:45:00Z">
            <w:rPr>
              <w:rStyle w:val="VerbatimChar"/>
            </w:rPr>
          </w:rPrChange>
        </w:rPr>
        <w:t>degni</w:t>
      </w:r>
      <w:proofErr w:type="spellEnd"/>
      <w:r w:rsidRPr="005702CF">
        <w:rPr>
          <w:rStyle w:val="VerbatimChar"/>
          <w:lang w:val="fr-CH"/>
          <w:rPrChange w:id="597" w:author="Andy O'DWYER" w:date="2025-02-04T15:45:00Z">
            <w:rPr>
              <w:rStyle w:val="VerbatimChar"/>
            </w:rPr>
          </w:rPrChange>
        </w:rPr>
        <w:t xml:space="preserve"> di me </w:t>
      </w:r>
      <w:proofErr w:type="spellStart"/>
      <w:r w:rsidRPr="005702CF">
        <w:rPr>
          <w:rStyle w:val="VerbatimChar"/>
          <w:lang w:val="fr-CH"/>
          <w:rPrChange w:id="598" w:author="Andy O'DWYER" w:date="2025-02-04T15:45:00Z">
            <w:rPr>
              <w:rStyle w:val="VerbatimChar"/>
            </w:rPr>
          </w:rPrChange>
        </w:rPr>
        <w:t>stimarebbono</w:t>
      </w:r>
      <w:proofErr w:type="spellEnd"/>
      <w:r w:rsidRPr="005702CF">
        <w:rPr>
          <w:rStyle w:val="VerbatimChar"/>
          <w:lang w:val="fr-CH"/>
          <w:rPrChange w:id="599" w:author="Andy O'DWYER" w:date="2025-02-04T15:45:00Z">
            <w:rPr>
              <w:rStyle w:val="VerbatimChar"/>
            </w:rPr>
          </w:rPrChange>
        </w:rPr>
        <w:t xml:space="preserve"> un </w:t>
      </w:r>
      <w:proofErr w:type="spellStart"/>
      <w:r w:rsidRPr="005702CF">
        <w:rPr>
          <w:rStyle w:val="VerbatimChar"/>
          <w:lang w:val="fr-CH"/>
          <w:rPrChange w:id="600" w:author="Andy O'DWYER" w:date="2025-02-04T15:45:00Z">
            <w:rPr>
              <w:rStyle w:val="VerbatimChar"/>
            </w:rPr>
          </w:rPrChange>
        </w:rPr>
        <w:t>paradiso</w:t>
      </w:r>
      <w:proofErr w:type="spellEnd"/>
      <w:r w:rsidRPr="005702CF">
        <w:rPr>
          <w:rStyle w:val="VerbatimChar"/>
          <w:lang w:val="fr-CH"/>
          <w:rPrChange w:id="601" w:author="Andy O'DWYER" w:date="2025-02-04T15:45:00Z">
            <w:rPr>
              <w:rStyle w:val="VerbatimChar"/>
            </w:rPr>
          </w:rPrChange>
        </w:rPr>
        <w:t xml:space="preserve"> terrestre, il </w:t>
      </w:r>
      <w:proofErr w:type="spellStart"/>
      <w:r w:rsidRPr="005702CF">
        <w:rPr>
          <w:rStyle w:val="VerbatimChar"/>
          <w:lang w:val="fr-CH"/>
          <w:rPrChange w:id="602" w:author="Andy O'DWYER" w:date="2025-02-04T15:45:00Z">
            <w:rPr>
              <w:rStyle w:val="VerbatimChar"/>
            </w:rPr>
          </w:rPrChange>
        </w:rPr>
        <w:t>qual</w:t>
      </w:r>
      <w:proofErr w:type="spellEnd"/>
      <w:r w:rsidRPr="005702CF">
        <w:rPr>
          <w:rStyle w:val="VerbatimChar"/>
          <w:lang w:val="fr-CH"/>
          <w:rPrChange w:id="603" w:author="Andy O'DWYER" w:date="2025-02-04T15:45:00Z">
            <w:rPr>
              <w:rStyle w:val="VerbatimChar"/>
            </w:rPr>
          </w:rPrChange>
        </w:rPr>
        <w:t xml:space="preserve"> mi par </w:t>
      </w:r>
      <w:proofErr w:type="spellStart"/>
      <w:r w:rsidRPr="005702CF">
        <w:rPr>
          <w:rStyle w:val="VerbatimChar"/>
          <w:lang w:val="fr-CH"/>
          <w:rPrChange w:id="604" w:author="Andy O'DWYER" w:date="2025-02-04T15:45:00Z">
            <w:rPr>
              <w:rStyle w:val="VerbatimChar"/>
            </w:rPr>
          </w:rPrChange>
        </w:rPr>
        <w:t>dover</w:t>
      </w:r>
      <w:proofErr w:type="spellEnd"/>
      <w:r w:rsidRPr="005702CF">
        <w:rPr>
          <w:rStyle w:val="VerbatimChar"/>
          <w:lang w:val="fr-CH"/>
          <w:rPrChange w:id="605" w:author="Andy O'DWYER" w:date="2025-02-04T15:45:00Z">
            <w:rPr>
              <w:rStyle w:val="VerbatimChar"/>
            </w:rPr>
          </w:rPrChange>
        </w:rPr>
        <w:t xml:space="preserve"> </w:t>
      </w:r>
      <w:proofErr w:type="spellStart"/>
      <w:r w:rsidRPr="005702CF">
        <w:rPr>
          <w:rStyle w:val="VerbatimChar"/>
          <w:lang w:val="fr-CH"/>
          <w:rPrChange w:id="606" w:author="Andy O'DWYER" w:date="2025-02-04T15:45:00Z">
            <w:rPr>
              <w:rStyle w:val="VerbatimChar"/>
            </w:rPr>
          </w:rPrChange>
        </w:rPr>
        <w:t>godere</w:t>
      </w:r>
      <w:proofErr w:type="spellEnd"/>
      <w:r w:rsidRPr="005702CF">
        <w:rPr>
          <w:rStyle w:val="VerbatimChar"/>
          <w:lang w:val="fr-CH"/>
          <w:rPrChange w:id="607" w:author="Andy O'DWYER" w:date="2025-02-04T15:45:00Z">
            <w:rPr>
              <w:rStyle w:val="VerbatimChar"/>
            </w:rPr>
          </w:rPrChange>
        </w:rPr>
        <w:t xml:space="preserve"> </w:t>
      </w:r>
      <w:proofErr w:type="spellStart"/>
      <w:r w:rsidRPr="005702CF">
        <w:rPr>
          <w:rStyle w:val="VerbatimChar"/>
          <w:lang w:val="fr-CH"/>
          <w:rPrChange w:id="608" w:author="Andy O'DWYER" w:date="2025-02-04T15:45:00Z">
            <w:rPr>
              <w:rStyle w:val="VerbatimChar"/>
            </w:rPr>
          </w:rPrChange>
        </w:rPr>
        <w:t>pacificamente</w:t>
      </w:r>
      <w:proofErr w:type="spellEnd"/>
      <w:r w:rsidRPr="005702CF">
        <w:rPr>
          <w:rStyle w:val="VerbatimChar"/>
          <w:lang w:val="fr-CH"/>
          <w:rPrChange w:id="609" w:author="Andy O'DWYER" w:date="2025-02-04T15:45:00Z">
            <w:rPr>
              <w:rStyle w:val="VerbatimChar"/>
            </w:rPr>
          </w:rPrChange>
        </w:rPr>
        <w:t xml:space="preserve">, senza </w:t>
      </w:r>
      <w:proofErr w:type="spellStart"/>
      <w:r w:rsidRPr="005702CF">
        <w:rPr>
          <w:rStyle w:val="VerbatimChar"/>
          <w:lang w:val="fr-CH"/>
          <w:rPrChange w:id="610" w:author="Andy O'DWYER" w:date="2025-02-04T15:45:00Z">
            <w:rPr>
              <w:rStyle w:val="VerbatimChar"/>
            </w:rPr>
          </w:rPrChange>
        </w:rPr>
        <w:t>uscirne</w:t>
      </w:r>
      <w:proofErr w:type="spellEnd"/>
      <w:r w:rsidRPr="005702CF">
        <w:rPr>
          <w:rStyle w:val="VerbatimChar"/>
          <w:lang w:val="fr-CH"/>
          <w:rPrChange w:id="611" w:author="Andy O'DWYER" w:date="2025-02-04T15:45:00Z">
            <w:rPr>
              <w:rStyle w:val="VerbatimChar"/>
            </w:rPr>
          </w:rPrChange>
        </w:rPr>
        <w:t xml:space="preserve"> per </w:t>
      </w:r>
      <w:proofErr w:type="spellStart"/>
      <w:r w:rsidRPr="005702CF">
        <w:rPr>
          <w:rStyle w:val="VerbatimChar"/>
          <w:lang w:val="fr-CH"/>
          <w:rPrChange w:id="612" w:author="Andy O'DWYER" w:date="2025-02-04T15:45:00Z">
            <w:rPr>
              <w:rStyle w:val="VerbatimChar"/>
            </w:rPr>
          </w:rPrChange>
        </w:rPr>
        <w:t>andar</w:t>
      </w:r>
      <w:proofErr w:type="spellEnd"/>
      <w:r w:rsidRPr="005702CF">
        <w:rPr>
          <w:rStyle w:val="VerbatimChar"/>
          <w:lang w:val="fr-CH"/>
          <w:rPrChange w:id="613" w:author="Andy O'DWYER" w:date="2025-02-04T15:45:00Z">
            <w:rPr>
              <w:rStyle w:val="VerbatimChar"/>
            </w:rPr>
          </w:rPrChange>
        </w:rPr>
        <w:t xml:space="preserve"> </w:t>
      </w:r>
      <w:proofErr w:type="spellStart"/>
      <w:r w:rsidRPr="005702CF">
        <w:rPr>
          <w:rStyle w:val="VerbatimChar"/>
          <w:lang w:val="fr-CH"/>
          <w:rPrChange w:id="614" w:author="Andy O'DWYER" w:date="2025-02-04T15:45:00Z">
            <w:rPr>
              <w:rStyle w:val="VerbatimChar"/>
            </w:rPr>
          </w:rPrChange>
        </w:rPr>
        <w:lastRenderedPageBreak/>
        <w:t>cercar</w:t>
      </w:r>
      <w:proofErr w:type="spellEnd"/>
      <w:r w:rsidRPr="005702CF">
        <w:rPr>
          <w:rStyle w:val="VerbatimChar"/>
          <w:lang w:val="fr-CH"/>
          <w:rPrChange w:id="615" w:author="Andy O'DWYER" w:date="2025-02-04T15:45:00Z">
            <w:rPr>
              <w:rStyle w:val="VerbatimChar"/>
            </w:rPr>
          </w:rPrChange>
        </w:rPr>
        <w:t xml:space="preserve"> la </w:t>
      </w:r>
      <w:proofErr w:type="spellStart"/>
      <w:r w:rsidRPr="005702CF">
        <w:rPr>
          <w:rStyle w:val="VerbatimChar"/>
          <w:lang w:val="fr-CH"/>
          <w:rPrChange w:id="616" w:author="Andy O'DWYER" w:date="2025-02-04T15:45:00Z">
            <w:rPr>
              <w:rStyle w:val="VerbatimChar"/>
            </w:rPr>
          </w:rPrChange>
        </w:rPr>
        <w:t>malliora</w:t>
      </w:r>
      <w:proofErr w:type="spellEnd"/>
      <w:r w:rsidRPr="005702CF">
        <w:rPr>
          <w:rStyle w:val="VerbatimChar"/>
          <w:lang w:val="fr-CH"/>
          <w:rPrChange w:id="617" w:author="Andy O'DWYER" w:date="2025-02-04T15:45:00Z">
            <w:rPr>
              <w:rStyle w:val="VerbatimChar"/>
            </w:rPr>
          </w:rPrChange>
        </w:rPr>
        <w:t xml:space="preserve"> </w:t>
      </w:r>
      <w:proofErr w:type="spellStart"/>
      <w:r w:rsidRPr="005702CF">
        <w:rPr>
          <w:rStyle w:val="VerbatimChar"/>
          <w:lang w:val="fr-CH"/>
          <w:rPrChange w:id="618" w:author="Andy O'DWYER" w:date="2025-02-04T15:45:00Z">
            <w:rPr>
              <w:rStyle w:val="VerbatimChar"/>
            </w:rPr>
          </w:rPrChange>
        </w:rPr>
        <w:t>nelli</w:t>
      </w:r>
      <w:proofErr w:type="spellEnd"/>
      <w:r w:rsidRPr="005702CF">
        <w:rPr>
          <w:rStyle w:val="VerbatimChar"/>
          <w:lang w:val="fr-CH"/>
          <w:rPrChange w:id="619" w:author="Andy O'DWYER" w:date="2025-02-04T15:45:00Z">
            <w:rPr>
              <w:rStyle w:val="VerbatimChar"/>
            </w:rPr>
          </w:rPrChange>
        </w:rPr>
        <w:t xml:space="preserve"> </w:t>
      </w:r>
      <w:proofErr w:type="spellStart"/>
      <w:r w:rsidRPr="005702CF">
        <w:rPr>
          <w:rStyle w:val="VerbatimChar"/>
          <w:lang w:val="fr-CH"/>
          <w:rPrChange w:id="620" w:author="Andy O'DWYER" w:date="2025-02-04T15:45:00Z">
            <w:rPr>
              <w:rStyle w:val="VerbatimChar"/>
            </w:rPr>
          </w:rPrChange>
        </w:rPr>
        <w:t>maggior</w:t>
      </w:r>
      <w:proofErr w:type="spellEnd"/>
      <w:r w:rsidRPr="005702CF">
        <w:rPr>
          <w:rStyle w:val="VerbatimChar"/>
          <w:lang w:val="fr-CH"/>
          <w:rPrChange w:id="621" w:author="Andy O'DWYER" w:date="2025-02-04T15:45:00Z">
            <w:rPr>
              <w:rStyle w:val="VerbatimChar"/>
            </w:rPr>
          </w:rPrChange>
        </w:rPr>
        <w:t xml:space="preserve"> </w:t>
      </w:r>
      <w:proofErr w:type="spellStart"/>
      <w:r w:rsidRPr="005702CF">
        <w:rPr>
          <w:rStyle w:val="VerbatimChar"/>
          <w:lang w:val="fr-CH"/>
          <w:rPrChange w:id="622" w:author="Andy O'DWYER" w:date="2025-02-04T15:45:00Z">
            <w:rPr>
              <w:rStyle w:val="VerbatimChar"/>
            </w:rPr>
          </w:rPrChange>
        </w:rPr>
        <w:t>impieghi</w:t>
      </w:r>
      <w:proofErr w:type="spellEnd"/>
      <w:r w:rsidRPr="005702CF">
        <w:rPr>
          <w:rStyle w:val="VerbatimChar"/>
          <w:lang w:val="fr-CH"/>
          <w:rPrChange w:id="623" w:author="Andy O'DWYER" w:date="2025-02-04T15:45:00Z">
            <w:rPr>
              <w:rStyle w:val="VerbatimChar"/>
            </w:rPr>
          </w:rPrChange>
        </w:rPr>
        <w:t xml:space="preserve">: et </w:t>
      </w:r>
      <w:proofErr w:type="spellStart"/>
      <w:r w:rsidRPr="005702CF">
        <w:rPr>
          <w:rStyle w:val="VerbatimChar"/>
          <w:lang w:val="fr-CH"/>
          <w:rPrChange w:id="624" w:author="Andy O'DWYER" w:date="2025-02-04T15:45:00Z">
            <w:rPr>
              <w:rStyle w:val="VerbatimChar"/>
            </w:rPr>
          </w:rPrChange>
        </w:rPr>
        <w:t>questo</w:t>
      </w:r>
      <w:proofErr w:type="spellEnd"/>
      <w:r w:rsidRPr="005702CF">
        <w:rPr>
          <w:rStyle w:val="VerbatimChar"/>
          <w:lang w:val="fr-CH"/>
          <w:rPrChange w:id="625" w:author="Andy O'DWYER" w:date="2025-02-04T15:45:00Z">
            <w:rPr>
              <w:rStyle w:val="VerbatimChar"/>
            </w:rPr>
          </w:rPrChange>
        </w:rPr>
        <w:t xml:space="preserve"> mi </w:t>
      </w:r>
      <w:proofErr w:type="spellStart"/>
      <w:r w:rsidRPr="005702CF">
        <w:rPr>
          <w:rStyle w:val="VerbatimChar"/>
          <w:lang w:val="fr-CH"/>
          <w:rPrChange w:id="626" w:author="Andy O'DWYER" w:date="2025-02-04T15:45:00Z">
            <w:rPr>
              <w:rStyle w:val="VerbatimChar"/>
            </w:rPr>
          </w:rPrChange>
        </w:rPr>
        <w:t>dà</w:t>
      </w:r>
      <w:proofErr w:type="spellEnd"/>
      <w:r w:rsidRPr="005702CF">
        <w:rPr>
          <w:rStyle w:val="VerbatimChar"/>
          <w:lang w:val="fr-CH"/>
          <w:rPrChange w:id="627" w:author="Andy O'DWYER" w:date="2025-02-04T15:45:00Z">
            <w:rPr>
              <w:rStyle w:val="VerbatimChar"/>
            </w:rPr>
          </w:rPrChange>
        </w:rPr>
        <w:t xml:space="preserve"> la </w:t>
      </w:r>
      <w:proofErr w:type="spellStart"/>
      <w:r w:rsidRPr="005702CF">
        <w:rPr>
          <w:rStyle w:val="VerbatimChar"/>
          <w:lang w:val="fr-CH"/>
          <w:rPrChange w:id="628" w:author="Andy O'DWYER" w:date="2025-02-04T15:45:00Z">
            <w:rPr>
              <w:rStyle w:val="VerbatimChar"/>
            </w:rPr>
          </w:rPrChange>
        </w:rPr>
        <w:t>libertà</w:t>
      </w:r>
      <w:proofErr w:type="spellEnd"/>
      <w:r w:rsidRPr="005702CF">
        <w:rPr>
          <w:rStyle w:val="VerbatimChar"/>
          <w:lang w:val="fr-CH"/>
          <w:rPrChange w:id="629" w:author="Andy O'DWYER" w:date="2025-02-04T15:45:00Z">
            <w:rPr>
              <w:rStyle w:val="VerbatimChar"/>
            </w:rPr>
          </w:rPrChange>
        </w:rPr>
        <w:t xml:space="preserve"> di </w:t>
      </w:r>
      <w:proofErr w:type="spellStart"/>
      <w:r w:rsidRPr="005702CF">
        <w:rPr>
          <w:rStyle w:val="VerbatimChar"/>
          <w:lang w:val="fr-CH"/>
          <w:rPrChange w:id="630" w:author="Andy O'DWYER" w:date="2025-02-04T15:45:00Z">
            <w:rPr>
              <w:rStyle w:val="VerbatimChar"/>
            </w:rPr>
          </w:rPrChange>
        </w:rPr>
        <w:t>parlare</w:t>
      </w:r>
      <w:proofErr w:type="spellEnd"/>
      <w:r w:rsidRPr="005702CF">
        <w:rPr>
          <w:rStyle w:val="VerbatimChar"/>
          <w:lang w:val="fr-CH"/>
          <w:rPrChange w:id="631" w:author="Andy O'DWYER" w:date="2025-02-04T15:45:00Z">
            <w:rPr>
              <w:rStyle w:val="VerbatimChar"/>
            </w:rPr>
          </w:rPrChange>
        </w:rPr>
        <w:t xml:space="preserve">, </w:t>
      </w:r>
      <w:proofErr w:type="spellStart"/>
      <w:r w:rsidRPr="005702CF">
        <w:rPr>
          <w:rStyle w:val="VerbatimChar"/>
          <w:lang w:val="fr-CH"/>
          <w:rPrChange w:id="632" w:author="Andy O'DWYER" w:date="2025-02-04T15:45:00Z">
            <w:rPr>
              <w:rStyle w:val="VerbatimChar"/>
            </w:rPr>
          </w:rPrChange>
        </w:rPr>
        <w:t>dove</w:t>
      </w:r>
      <w:proofErr w:type="spellEnd"/>
      <w:r w:rsidRPr="005702CF">
        <w:rPr>
          <w:rStyle w:val="VerbatimChar"/>
          <w:lang w:val="fr-CH"/>
          <w:rPrChange w:id="633" w:author="Andy O'DWYER" w:date="2025-02-04T15:45:00Z">
            <w:rPr>
              <w:rStyle w:val="VerbatimChar"/>
            </w:rPr>
          </w:rPrChange>
        </w:rPr>
        <w:t xml:space="preserve"> </w:t>
      </w:r>
      <w:proofErr w:type="spellStart"/>
      <w:r w:rsidRPr="005702CF">
        <w:rPr>
          <w:rStyle w:val="VerbatimChar"/>
          <w:lang w:val="fr-CH"/>
          <w:rPrChange w:id="634" w:author="Andy O'DWYER" w:date="2025-02-04T15:45:00Z">
            <w:rPr>
              <w:rStyle w:val="VerbatimChar"/>
            </w:rPr>
          </w:rPrChange>
        </w:rPr>
        <w:t>gli</w:t>
      </w:r>
      <w:proofErr w:type="spellEnd"/>
      <w:r w:rsidRPr="005702CF">
        <w:rPr>
          <w:rStyle w:val="VerbatimChar"/>
          <w:lang w:val="fr-CH"/>
          <w:rPrChange w:id="635" w:author="Andy O'DWYER" w:date="2025-02-04T15:45:00Z">
            <w:rPr>
              <w:rStyle w:val="VerbatimChar"/>
            </w:rPr>
          </w:rPrChange>
        </w:rPr>
        <w:t xml:space="preserve"> </w:t>
      </w:r>
      <w:proofErr w:type="spellStart"/>
      <w:r w:rsidRPr="005702CF">
        <w:rPr>
          <w:rStyle w:val="VerbatimChar"/>
          <w:lang w:val="fr-CH"/>
          <w:rPrChange w:id="636" w:author="Andy O'DWYER" w:date="2025-02-04T15:45:00Z">
            <w:rPr>
              <w:rStyle w:val="VerbatimChar"/>
            </w:rPr>
          </w:rPrChange>
        </w:rPr>
        <w:t>altri</w:t>
      </w:r>
      <w:proofErr w:type="spellEnd"/>
      <w:r w:rsidRPr="005702CF">
        <w:rPr>
          <w:rStyle w:val="VerbatimChar"/>
          <w:lang w:val="fr-CH"/>
          <w:rPrChange w:id="637" w:author="Andy O'DWYER" w:date="2025-02-04T15:45:00Z">
            <w:rPr>
              <w:rStyle w:val="VerbatimChar"/>
            </w:rPr>
          </w:rPrChange>
        </w:rPr>
        <w:t xml:space="preserve"> </w:t>
      </w:r>
      <w:proofErr w:type="spellStart"/>
      <w:r w:rsidRPr="005702CF">
        <w:rPr>
          <w:rStyle w:val="VerbatimChar"/>
          <w:lang w:val="fr-CH"/>
          <w:rPrChange w:id="638" w:author="Andy O'DWYER" w:date="2025-02-04T15:45:00Z">
            <w:rPr>
              <w:rStyle w:val="VerbatimChar"/>
            </w:rPr>
          </w:rPrChange>
        </w:rPr>
        <w:t>restano</w:t>
      </w:r>
      <w:proofErr w:type="spellEnd"/>
      <w:r w:rsidRPr="005702CF">
        <w:rPr>
          <w:rStyle w:val="VerbatimChar"/>
          <w:lang w:val="fr-CH"/>
          <w:rPrChange w:id="639" w:author="Andy O'DWYER" w:date="2025-02-04T15:45:00Z">
            <w:rPr>
              <w:rStyle w:val="VerbatimChar"/>
            </w:rPr>
          </w:rPrChange>
        </w:rPr>
        <w:t xml:space="preserve"> </w:t>
      </w:r>
      <w:proofErr w:type="spellStart"/>
      <w:r w:rsidRPr="005702CF">
        <w:rPr>
          <w:rStyle w:val="VerbatimChar"/>
          <w:lang w:val="fr-CH"/>
          <w:rPrChange w:id="640" w:author="Andy O'DWYER" w:date="2025-02-04T15:45:00Z">
            <w:rPr>
              <w:rStyle w:val="VerbatimChar"/>
            </w:rPr>
          </w:rPrChange>
        </w:rPr>
        <w:t>muti</w:t>
      </w:r>
      <w:proofErr w:type="spellEnd"/>
      <w:r w:rsidRPr="005702CF">
        <w:rPr>
          <w:rStyle w:val="VerbatimChar"/>
          <w:lang w:val="fr-CH"/>
          <w:rPrChange w:id="641" w:author="Andy O'DWYER" w:date="2025-02-04T15:45:00Z">
            <w:rPr>
              <w:rStyle w:val="VerbatimChar"/>
            </w:rPr>
          </w:rPrChange>
        </w:rPr>
        <w:t xml:space="preserve">, cornine </w:t>
      </w:r>
      <w:proofErr w:type="spellStart"/>
      <w:r w:rsidRPr="005702CF">
        <w:rPr>
          <w:rStyle w:val="VerbatimChar"/>
          <w:lang w:val="fr-CH"/>
          <w:rPrChange w:id="642" w:author="Andy O'DWYER" w:date="2025-02-04T15:45:00Z">
            <w:rPr>
              <w:rStyle w:val="VerbatimChar"/>
            </w:rPr>
          </w:rPrChange>
        </w:rPr>
        <w:t>ella</w:t>
      </w:r>
      <w:proofErr w:type="spellEnd"/>
      <w:r w:rsidRPr="005702CF">
        <w:rPr>
          <w:rStyle w:val="VerbatimChar"/>
          <w:lang w:val="fr-CH"/>
          <w:rPrChange w:id="643" w:author="Andy O'DWYER" w:date="2025-02-04T15:45:00Z">
            <w:rPr>
              <w:rStyle w:val="VerbatimChar"/>
            </w:rPr>
          </w:rPrChange>
        </w:rPr>
        <w:t xml:space="preserve"> </w:t>
      </w:r>
      <w:proofErr w:type="spellStart"/>
      <w:r w:rsidRPr="005702CF">
        <w:rPr>
          <w:rStyle w:val="VerbatimChar"/>
          <w:lang w:val="fr-CH"/>
          <w:rPrChange w:id="644" w:author="Andy O'DWYER" w:date="2025-02-04T15:45:00Z">
            <w:rPr>
              <w:rStyle w:val="VerbatimChar"/>
            </w:rPr>
          </w:rPrChange>
        </w:rPr>
        <w:t>dice</w:t>
      </w:r>
      <w:proofErr w:type="spellEnd"/>
      <w:r w:rsidRPr="005702CF">
        <w:rPr>
          <w:rStyle w:val="VerbatimChar"/>
          <w:lang w:val="fr-CH"/>
          <w:rPrChange w:id="645" w:author="Andy O'DWYER" w:date="2025-02-04T15:45:00Z">
            <w:rPr>
              <w:rStyle w:val="VerbatimChar"/>
            </w:rPr>
          </w:rPrChange>
        </w:rPr>
        <w:t xml:space="preserve">, senza </w:t>
      </w:r>
      <w:proofErr w:type="spellStart"/>
      <w:r w:rsidRPr="005702CF">
        <w:rPr>
          <w:rStyle w:val="VerbatimChar"/>
          <w:lang w:val="fr-CH"/>
          <w:rPrChange w:id="646" w:author="Andy O'DWYER" w:date="2025-02-04T15:45:00Z">
            <w:rPr>
              <w:rStyle w:val="VerbatimChar"/>
            </w:rPr>
          </w:rPrChange>
        </w:rPr>
        <w:t>timore</w:t>
      </w:r>
      <w:proofErr w:type="spellEnd"/>
      <w:r w:rsidRPr="005702CF">
        <w:rPr>
          <w:rStyle w:val="VerbatimChar"/>
          <w:lang w:val="fr-CH"/>
          <w:rPrChange w:id="647" w:author="Andy O'DWYER" w:date="2025-02-04T15:45:00Z">
            <w:rPr>
              <w:rStyle w:val="VerbatimChar"/>
            </w:rPr>
          </w:rPrChange>
        </w:rPr>
        <w:t xml:space="preserve"> di </w:t>
      </w:r>
      <w:proofErr w:type="spellStart"/>
      <w:r w:rsidRPr="005702CF">
        <w:rPr>
          <w:rStyle w:val="VerbatimChar"/>
          <w:lang w:val="fr-CH"/>
          <w:rPrChange w:id="648" w:author="Andy O'DWYER" w:date="2025-02-04T15:45:00Z">
            <w:rPr>
              <w:rStyle w:val="VerbatimChar"/>
            </w:rPr>
          </w:rPrChange>
        </w:rPr>
        <w:t>perdere</w:t>
      </w:r>
      <w:proofErr w:type="spellEnd"/>
      <w:r w:rsidRPr="005702CF">
        <w:rPr>
          <w:rStyle w:val="VerbatimChar"/>
          <w:lang w:val="fr-CH"/>
          <w:rPrChange w:id="649" w:author="Andy O'DWYER" w:date="2025-02-04T15:45:00Z">
            <w:rPr>
              <w:rStyle w:val="VerbatimChar"/>
            </w:rPr>
          </w:rPrChange>
        </w:rPr>
        <w:t xml:space="preserve"> la </w:t>
      </w:r>
      <w:proofErr w:type="spellStart"/>
      <w:r w:rsidRPr="005702CF">
        <w:rPr>
          <w:rStyle w:val="VerbatimChar"/>
          <w:lang w:val="fr-CH"/>
          <w:rPrChange w:id="650" w:author="Andy O'DWYER" w:date="2025-02-04T15:45:00Z">
            <w:rPr>
              <w:rStyle w:val="VerbatimChar"/>
            </w:rPr>
          </w:rPrChange>
        </w:rPr>
        <w:t>fortuna</w:t>
      </w:r>
      <w:proofErr w:type="spellEnd"/>
      <w:r w:rsidRPr="005702CF">
        <w:rPr>
          <w:rStyle w:val="VerbatimChar"/>
          <w:lang w:val="fr-CH"/>
          <w:rPrChange w:id="651" w:author="Andy O'DWYER" w:date="2025-02-04T15:45:00Z">
            <w:rPr>
              <w:rStyle w:val="VerbatimChar"/>
            </w:rPr>
          </w:rPrChange>
        </w:rPr>
        <w:t xml:space="preserve"> et l’</w:t>
      </w:r>
      <w:proofErr w:type="spellStart"/>
      <w:r w:rsidRPr="005702CF">
        <w:rPr>
          <w:rStyle w:val="VerbatimChar"/>
          <w:lang w:val="fr-CH"/>
          <w:rPrChange w:id="652" w:author="Andy O'DWYER" w:date="2025-02-04T15:45:00Z">
            <w:rPr>
              <w:rStyle w:val="VerbatimChar"/>
            </w:rPr>
          </w:rPrChange>
        </w:rPr>
        <w:t>accesso</w:t>
      </w:r>
      <w:proofErr w:type="spellEnd"/>
      <w:r w:rsidRPr="005702CF">
        <w:rPr>
          <w:rStyle w:val="VerbatimChar"/>
          <w:lang w:val="fr-CH"/>
          <w:rPrChange w:id="653" w:author="Andy O'DWYER" w:date="2025-02-04T15:45:00Z">
            <w:rPr>
              <w:rStyle w:val="VerbatimChar"/>
            </w:rPr>
          </w:rPrChange>
        </w:rPr>
        <w:t xml:space="preserve"> di </w:t>
      </w:r>
      <w:proofErr w:type="spellStart"/>
      <w:r w:rsidRPr="005702CF">
        <w:rPr>
          <w:rStyle w:val="VerbatimChar"/>
          <w:lang w:val="fr-CH"/>
          <w:rPrChange w:id="654" w:author="Andy O'DWYER" w:date="2025-02-04T15:45:00Z">
            <w:rPr>
              <w:rStyle w:val="VerbatimChar"/>
            </w:rPr>
          </w:rPrChange>
        </w:rPr>
        <w:t>quelli</w:t>
      </w:r>
      <w:proofErr w:type="spellEnd"/>
      <w:r w:rsidRPr="005702CF">
        <w:rPr>
          <w:rStyle w:val="VerbatimChar"/>
          <w:lang w:val="fr-CH"/>
          <w:rPrChange w:id="655" w:author="Andy O'DWYER" w:date="2025-02-04T15:45:00Z">
            <w:rPr>
              <w:rStyle w:val="VerbatimChar"/>
            </w:rPr>
          </w:rPrChange>
        </w:rPr>
        <w:t xml:space="preserve"> </w:t>
      </w:r>
      <w:proofErr w:type="spellStart"/>
      <w:r w:rsidRPr="005702CF">
        <w:rPr>
          <w:rStyle w:val="VerbatimChar"/>
          <w:lang w:val="fr-CH"/>
          <w:rPrChange w:id="656" w:author="Andy O'DWYER" w:date="2025-02-04T15:45:00Z">
            <w:rPr>
              <w:rStyle w:val="VerbatimChar"/>
            </w:rPr>
          </w:rPrChange>
        </w:rPr>
        <w:t>alli</w:t>
      </w:r>
      <w:proofErr w:type="spellEnd"/>
      <w:r w:rsidRPr="005702CF">
        <w:rPr>
          <w:rStyle w:val="VerbatimChar"/>
          <w:lang w:val="fr-CH"/>
          <w:rPrChange w:id="657" w:author="Andy O'DWYER" w:date="2025-02-04T15:45:00Z">
            <w:rPr>
              <w:rStyle w:val="VerbatimChar"/>
            </w:rPr>
          </w:rPrChange>
        </w:rPr>
        <w:t xml:space="preserve"> </w:t>
      </w:r>
      <w:proofErr w:type="spellStart"/>
      <w:r w:rsidRPr="005702CF">
        <w:rPr>
          <w:rStyle w:val="VerbatimChar"/>
          <w:lang w:val="fr-CH"/>
          <w:rPrChange w:id="658" w:author="Andy O'DWYER" w:date="2025-02-04T15:45:00Z">
            <w:rPr>
              <w:rStyle w:val="VerbatimChar"/>
            </w:rPr>
          </w:rPrChange>
        </w:rPr>
        <w:t>quali</w:t>
      </w:r>
      <w:proofErr w:type="spellEnd"/>
      <w:r w:rsidRPr="005702CF">
        <w:rPr>
          <w:rStyle w:val="VerbatimChar"/>
          <w:lang w:val="fr-CH"/>
          <w:rPrChange w:id="659" w:author="Andy O'DWYER" w:date="2025-02-04T15:45:00Z">
            <w:rPr>
              <w:rStyle w:val="VerbatimChar"/>
            </w:rPr>
          </w:rPrChange>
        </w:rPr>
        <w:t xml:space="preserve"> </w:t>
      </w:r>
      <w:proofErr w:type="spellStart"/>
      <w:r w:rsidRPr="005702CF">
        <w:rPr>
          <w:rStyle w:val="VerbatimChar"/>
          <w:lang w:val="fr-CH"/>
          <w:rPrChange w:id="660" w:author="Andy O'DWYER" w:date="2025-02-04T15:45:00Z">
            <w:rPr>
              <w:rStyle w:val="VerbatimChar"/>
            </w:rPr>
          </w:rPrChange>
        </w:rPr>
        <w:t>io</w:t>
      </w:r>
      <w:proofErr w:type="spellEnd"/>
      <w:r w:rsidRPr="005702CF">
        <w:rPr>
          <w:rStyle w:val="VerbatimChar"/>
          <w:lang w:val="fr-CH"/>
          <w:rPrChange w:id="661" w:author="Andy O'DWYER" w:date="2025-02-04T15:45:00Z">
            <w:rPr>
              <w:rStyle w:val="VerbatimChar"/>
            </w:rPr>
          </w:rPrChange>
        </w:rPr>
        <w:t xml:space="preserve"> son </w:t>
      </w:r>
      <w:proofErr w:type="spellStart"/>
      <w:r w:rsidRPr="005702CF">
        <w:rPr>
          <w:rStyle w:val="VerbatimChar"/>
          <w:lang w:val="fr-CH"/>
          <w:rPrChange w:id="662" w:author="Andy O'DWYER" w:date="2025-02-04T15:45:00Z">
            <w:rPr>
              <w:rStyle w:val="VerbatimChar"/>
            </w:rPr>
          </w:rPrChange>
        </w:rPr>
        <w:t>pronto</w:t>
      </w:r>
      <w:proofErr w:type="spellEnd"/>
      <w:r w:rsidRPr="005702CF">
        <w:rPr>
          <w:rStyle w:val="VerbatimChar"/>
          <w:lang w:val="fr-CH"/>
          <w:rPrChange w:id="663" w:author="Andy O'DWYER" w:date="2025-02-04T15:45:00Z">
            <w:rPr>
              <w:rStyle w:val="VerbatimChar"/>
            </w:rPr>
          </w:rPrChange>
        </w:rPr>
        <w:t xml:space="preserve"> a </w:t>
      </w:r>
      <w:proofErr w:type="spellStart"/>
      <w:r w:rsidRPr="005702CF">
        <w:rPr>
          <w:rStyle w:val="VerbatimChar"/>
          <w:lang w:val="fr-CH"/>
          <w:rPrChange w:id="664" w:author="Andy O'DWYER" w:date="2025-02-04T15:45:00Z">
            <w:rPr>
              <w:rStyle w:val="VerbatimChar"/>
            </w:rPr>
          </w:rPrChange>
        </w:rPr>
        <w:t>continuare</w:t>
      </w:r>
      <w:proofErr w:type="spellEnd"/>
      <w:r w:rsidRPr="005702CF">
        <w:rPr>
          <w:rStyle w:val="VerbatimChar"/>
          <w:lang w:val="fr-CH"/>
          <w:rPrChange w:id="665" w:author="Andy O'DWYER" w:date="2025-02-04T15:45:00Z">
            <w:rPr>
              <w:rStyle w:val="VerbatimChar"/>
            </w:rPr>
          </w:rPrChange>
        </w:rPr>
        <w:t xml:space="preserve"> la </w:t>
      </w:r>
      <w:proofErr w:type="spellStart"/>
      <w:r w:rsidRPr="005702CF">
        <w:rPr>
          <w:rStyle w:val="VerbatimChar"/>
          <w:lang w:val="fr-CH"/>
          <w:rPrChange w:id="666" w:author="Andy O'DWYER" w:date="2025-02-04T15:45:00Z">
            <w:rPr>
              <w:rStyle w:val="VerbatimChar"/>
            </w:rPr>
          </w:rPrChange>
        </w:rPr>
        <w:t>servitù</w:t>
      </w:r>
      <w:proofErr w:type="spellEnd"/>
      <w:r w:rsidRPr="005702CF">
        <w:rPr>
          <w:rStyle w:val="VerbatimChar"/>
          <w:lang w:val="fr-CH"/>
          <w:rPrChange w:id="667" w:author="Andy O'DWYER" w:date="2025-02-04T15:45:00Z">
            <w:rPr>
              <w:rStyle w:val="VerbatimChar"/>
            </w:rPr>
          </w:rPrChange>
        </w:rPr>
        <w:t xml:space="preserve"> </w:t>
      </w:r>
      <w:proofErr w:type="spellStart"/>
      <w:r w:rsidRPr="005702CF">
        <w:rPr>
          <w:rStyle w:val="VerbatimChar"/>
          <w:lang w:val="fr-CH"/>
          <w:rPrChange w:id="668" w:author="Andy O'DWYER" w:date="2025-02-04T15:45:00Z">
            <w:rPr>
              <w:rStyle w:val="VerbatimChar"/>
            </w:rPr>
          </w:rPrChange>
        </w:rPr>
        <w:t>lecita</w:t>
      </w:r>
      <w:proofErr w:type="spellEnd"/>
      <w:r w:rsidRPr="005702CF">
        <w:rPr>
          <w:rStyle w:val="VerbatimChar"/>
          <w:lang w:val="fr-CH"/>
          <w:rPrChange w:id="669" w:author="Andy O'DWYER" w:date="2025-02-04T15:45:00Z">
            <w:rPr>
              <w:rStyle w:val="VerbatimChar"/>
            </w:rPr>
          </w:rPrChange>
        </w:rPr>
        <w:t xml:space="preserve">, </w:t>
      </w:r>
      <w:proofErr w:type="spellStart"/>
      <w:r w:rsidRPr="005702CF">
        <w:rPr>
          <w:rStyle w:val="VerbatimChar"/>
          <w:lang w:val="fr-CH"/>
          <w:rPrChange w:id="670" w:author="Andy O'DWYER" w:date="2025-02-04T15:45:00Z">
            <w:rPr>
              <w:rStyle w:val="VerbatimChar"/>
            </w:rPr>
          </w:rPrChange>
        </w:rPr>
        <w:t>mentre</w:t>
      </w:r>
      <w:proofErr w:type="spellEnd"/>
      <w:r w:rsidRPr="005702CF">
        <w:rPr>
          <w:rStyle w:val="VerbatimChar"/>
          <w:lang w:val="fr-CH"/>
          <w:rPrChange w:id="671" w:author="Andy O'DWYER" w:date="2025-02-04T15:45:00Z">
            <w:rPr>
              <w:rStyle w:val="VerbatimChar"/>
            </w:rPr>
          </w:rPrChange>
        </w:rPr>
        <w:t xml:space="preserve"> non l’</w:t>
      </w:r>
      <w:proofErr w:type="spellStart"/>
      <w:r w:rsidRPr="005702CF">
        <w:rPr>
          <w:rStyle w:val="VerbatimChar"/>
          <w:lang w:val="fr-CH"/>
          <w:rPrChange w:id="672" w:author="Andy O'DWYER" w:date="2025-02-04T15:45:00Z">
            <w:rPr>
              <w:rStyle w:val="VerbatimChar"/>
            </w:rPr>
          </w:rPrChange>
        </w:rPr>
        <w:t>Laveranno</w:t>
      </w:r>
      <w:proofErr w:type="spellEnd"/>
      <w:r w:rsidRPr="005702CF">
        <w:rPr>
          <w:rStyle w:val="VerbatimChar"/>
          <w:lang w:val="fr-CH"/>
          <w:rPrChange w:id="673" w:author="Andy O'DWYER" w:date="2025-02-04T15:45:00Z">
            <w:rPr>
              <w:rStyle w:val="VerbatimChar"/>
            </w:rPr>
          </w:rPrChange>
        </w:rPr>
        <w:t xml:space="preserve"> </w:t>
      </w:r>
      <w:proofErr w:type="spellStart"/>
      <w:r w:rsidRPr="005702CF">
        <w:rPr>
          <w:rStyle w:val="VerbatimChar"/>
          <w:lang w:val="fr-CH"/>
          <w:rPrChange w:id="674" w:author="Andy O'DWYER" w:date="2025-02-04T15:45:00Z">
            <w:rPr>
              <w:rStyle w:val="VerbatimChar"/>
            </w:rPr>
          </w:rPrChange>
        </w:rPr>
        <w:t>discara</w:t>
      </w:r>
      <w:proofErr w:type="spellEnd"/>
      <w:r w:rsidRPr="005702CF">
        <w:rPr>
          <w:rStyle w:val="VerbatimChar"/>
          <w:lang w:val="fr-CH"/>
          <w:rPrChange w:id="675" w:author="Andy O'DWYER" w:date="2025-02-04T15:45:00Z">
            <w:rPr>
              <w:rStyle w:val="VerbatimChar"/>
            </w:rPr>
          </w:rPrChange>
        </w:rPr>
        <w:t xml:space="preserve">, et non più; </w:t>
      </w:r>
      <w:proofErr w:type="spellStart"/>
      <w:r w:rsidRPr="005702CF">
        <w:rPr>
          <w:rStyle w:val="VerbatimChar"/>
          <w:lang w:val="fr-CH"/>
          <w:rPrChange w:id="676" w:author="Andy O'DWYER" w:date="2025-02-04T15:45:00Z">
            <w:rPr>
              <w:rStyle w:val="VerbatimChar"/>
            </w:rPr>
          </w:rPrChange>
        </w:rPr>
        <w:t>havendo</w:t>
      </w:r>
      <w:proofErr w:type="spellEnd"/>
      <w:r w:rsidRPr="005702CF">
        <w:rPr>
          <w:rStyle w:val="VerbatimChar"/>
          <w:lang w:val="fr-CH"/>
          <w:rPrChange w:id="677" w:author="Andy O'DWYER" w:date="2025-02-04T15:45:00Z">
            <w:rPr>
              <w:rStyle w:val="VerbatimChar"/>
            </w:rPr>
          </w:rPrChange>
        </w:rPr>
        <w:t xml:space="preserve"> </w:t>
      </w:r>
      <w:proofErr w:type="spellStart"/>
      <w:r w:rsidRPr="005702CF">
        <w:rPr>
          <w:rStyle w:val="VerbatimChar"/>
          <w:lang w:val="fr-CH"/>
          <w:rPrChange w:id="678" w:author="Andy O'DWYER" w:date="2025-02-04T15:45:00Z">
            <w:rPr>
              <w:rStyle w:val="VerbatimChar"/>
            </w:rPr>
          </w:rPrChange>
        </w:rPr>
        <w:t>imparato</w:t>
      </w:r>
      <w:proofErr w:type="spellEnd"/>
      <w:r w:rsidRPr="005702CF">
        <w:rPr>
          <w:rStyle w:val="VerbatimChar"/>
          <w:lang w:val="fr-CH"/>
          <w:rPrChange w:id="679" w:author="Andy O'DWYER" w:date="2025-02-04T15:45:00Z">
            <w:rPr>
              <w:rStyle w:val="VerbatimChar"/>
            </w:rPr>
          </w:rPrChange>
        </w:rPr>
        <w:t xml:space="preserve"> </w:t>
      </w:r>
      <w:proofErr w:type="spellStart"/>
      <w:r w:rsidRPr="005702CF">
        <w:rPr>
          <w:rStyle w:val="VerbatimChar"/>
          <w:lang w:val="fr-CH"/>
          <w:rPrChange w:id="680" w:author="Andy O'DWYER" w:date="2025-02-04T15:45:00Z">
            <w:rPr>
              <w:rStyle w:val="VerbatimChar"/>
            </w:rPr>
          </w:rPrChange>
        </w:rPr>
        <w:t>questa</w:t>
      </w:r>
      <w:proofErr w:type="spellEnd"/>
      <w:r w:rsidRPr="005702CF">
        <w:rPr>
          <w:rStyle w:val="VerbatimChar"/>
          <w:lang w:val="fr-CH"/>
          <w:rPrChange w:id="681" w:author="Andy O'DWYER" w:date="2025-02-04T15:45:00Z">
            <w:rPr>
              <w:rStyle w:val="VerbatimChar"/>
            </w:rPr>
          </w:rPrChange>
        </w:rPr>
        <w:t xml:space="preserve"> </w:t>
      </w:r>
      <w:proofErr w:type="spellStart"/>
      <w:r w:rsidRPr="005702CF">
        <w:rPr>
          <w:rStyle w:val="VerbatimChar"/>
          <w:lang w:val="fr-CH"/>
          <w:rPrChange w:id="682" w:author="Andy O'DWYER" w:date="2025-02-04T15:45:00Z">
            <w:rPr>
              <w:rStyle w:val="VerbatimChar"/>
            </w:rPr>
          </w:rPrChange>
        </w:rPr>
        <w:t>buona</w:t>
      </w:r>
      <w:proofErr w:type="spellEnd"/>
      <w:r w:rsidRPr="005702CF">
        <w:rPr>
          <w:rStyle w:val="VerbatimChar"/>
          <w:lang w:val="fr-CH"/>
          <w:rPrChange w:id="683" w:author="Andy O'DWYER" w:date="2025-02-04T15:45:00Z">
            <w:rPr>
              <w:rStyle w:val="VerbatimChar"/>
            </w:rPr>
          </w:rPrChange>
        </w:rPr>
        <w:t xml:space="preserve"> </w:t>
      </w:r>
      <w:proofErr w:type="spellStart"/>
      <w:r w:rsidRPr="005702CF">
        <w:rPr>
          <w:rStyle w:val="VerbatimChar"/>
          <w:lang w:val="fr-CH"/>
          <w:rPrChange w:id="684" w:author="Andy O'DWYER" w:date="2025-02-04T15:45:00Z">
            <w:rPr>
              <w:rStyle w:val="VerbatimChar"/>
            </w:rPr>
          </w:rPrChange>
        </w:rPr>
        <w:t>prattica</w:t>
      </w:r>
      <w:proofErr w:type="spellEnd"/>
      <w:r w:rsidRPr="005702CF">
        <w:rPr>
          <w:rStyle w:val="VerbatimChar"/>
          <w:lang w:val="fr-CH"/>
          <w:rPrChange w:id="685" w:author="Andy O'DWYER" w:date="2025-02-04T15:45:00Z">
            <w:rPr>
              <w:rStyle w:val="VerbatimChar"/>
            </w:rPr>
          </w:rPrChange>
        </w:rPr>
        <w:t xml:space="preserve"> dalla b. m. </w:t>
      </w:r>
      <w:proofErr w:type="spellStart"/>
      <w:r w:rsidRPr="005702CF">
        <w:rPr>
          <w:rStyle w:val="VerbatimChar"/>
          <w:lang w:val="fr-CH"/>
          <w:rPrChange w:id="686" w:author="Andy O'DWYER" w:date="2025-02-04T15:45:00Z">
            <w:rPr>
              <w:rStyle w:val="VerbatimChar"/>
            </w:rPr>
          </w:rPrChange>
        </w:rPr>
        <w:t>del</w:t>
      </w:r>
      <w:proofErr w:type="spellEnd"/>
      <w:r w:rsidRPr="005702CF">
        <w:rPr>
          <w:rStyle w:val="VerbatimChar"/>
          <w:lang w:val="fr-CH"/>
          <w:rPrChange w:id="687" w:author="Andy O'DWYER" w:date="2025-02-04T15:45:00Z">
            <w:rPr>
              <w:rStyle w:val="VerbatimChar"/>
            </w:rPr>
          </w:rPrChange>
        </w:rPr>
        <w:t xml:space="preserve"> </w:t>
      </w:r>
      <w:proofErr w:type="spellStart"/>
      <w:r w:rsidRPr="005702CF">
        <w:rPr>
          <w:rStyle w:val="VerbatimChar"/>
          <w:lang w:val="fr-CH"/>
          <w:rPrChange w:id="688" w:author="Andy O'DWYER" w:date="2025-02-04T15:45:00Z">
            <w:rPr>
              <w:rStyle w:val="VerbatimChar"/>
            </w:rPr>
          </w:rPrChange>
        </w:rPr>
        <w:t>Sli</w:t>
      </w:r>
      <w:proofErr w:type="spellEnd"/>
      <w:r w:rsidRPr="005702CF">
        <w:rPr>
          <w:rStyle w:val="VerbatimChar"/>
          <w:lang w:val="fr-CH"/>
          <w:rPrChange w:id="689" w:author="Andy O'DWYER" w:date="2025-02-04T15:45:00Z">
            <w:rPr>
              <w:rStyle w:val="VerbatimChar"/>
            </w:rPr>
          </w:rPrChange>
        </w:rPr>
        <w:t xml:space="preserve"> </w:t>
      </w:r>
      <w:proofErr w:type="spellStart"/>
      <w:r w:rsidRPr="005702CF">
        <w:rPr>
          <w:rStyle w:val="VerbatimChar"/>
          <w:lang w:val="fr-CH"/>
          <w:rPrChange w:id="690" w:author="Andy O'DWYER" w:date="2025-02-04T15:45:00Z">
            <w:rPr>
              <w:rStyle w:val="VerbatimChar"/>
            </w:rPr>
          </w:rPrChange>
        </w:rPr>
        <w:t>Gio</w:t>
      </w:r>
      <w:proofErr w:type="spellEnd"/>
      <w:r w:rsidRPr="005702CF">
        <w:rPr>
          <w:rStyle w:val="VerbatimChar"/>
          <w:lang w:val="fr-CH"/>
          <w:rPrChange w:id="691" w:author="Andy O'DWYER" w:date="2025-02-04T15:45:00Z">
            <w:rPr>
              <w:rStyle w:val="VerbatimChar"/>
            </w:rPr>
          </w:rPrChange>
        </w:rPr>
        <w:t xml:space="preserve">. Vincenzo </w:t>
      </w:r>
      <w:proofErr w:type="spellStart"/>
      <w:r w:rsidRPr="005702CF">
        <w:rPr>
          <w:rStyle w:val="VerbatimChar"/>
          <w:lang w:val="fr-CH"/>
          <w:rPrChange w:id="692" w:author="Andy O'DWYER" w:date="2025-02-04T15:45:00Z">
            <w:rPr>
              <w:rStyle w:val="VerbatimChar"/>
            </w:rPr>
          </w:rPrChange>
        </w:rPr>
        <w:t>Pincllo</w:t>
      </w:r>
      <w:proofErr w:type="spellEnd"/>
      <w:r w:rsidRPr="005702CF">
        <w:rPr>
          <w:rStyle w:val="VerbatimChar"/>
          <w:lang w:val="fr-CH"/>
          <w:rPrChange w:id="693" w:author="Andy O'DWYER" w:date="2025-02-04T15:45:00Z">
            <w:rPr>
              <w:rStyle w:val="VerbatimChar"/>
            </w:rPr>
          </w:rPrChange>
        </w:rPr>
        <w:t xml:space="preserve">, </w:t>
      </w:r>
      <w:proofErr w:type="spellStart"/>
      <w:r w:rsidRPr="005702CF">
        <w:rPr>
          <w:rStyle w:val="VerbatimChar"/>
          <w:lang w:val="fr-CH"/>
          <w:rPrChange w:id="694" w:author="Andy O'DWYER" w:date="2025-02-04T15:45:00Z">
            <w:rPr>
              <w:rStyle w:val="VerbatimChar"/>
            </w:rPr>
          </w:rPrChange>
        </w:rPr>
        <w:t>già</w:t>
      </w:r>
      <w:proofErr w:type="spellEnd"/>
      <w:r w:rsidRPr="005702CF">
        <w:rPr>
          <w:rStyle w:val="VerbatimChar"/>
          <w:lang w:val="fr-CH"/>
          <w:rPrChange w:id="695" w:author="Andy O'DWYER" w:date="2025-02-04T15:45:00Z">
            <w:rPr>
              <w:rStyle w:val="VerbatimChar"/>
            </w:rPr>
          </w:rPrChange>
        </w:rPr>
        <w:t xml:space="preserve"> 35 </w:t>
      </w:r>
      <w:proofErr w:type="spellStart"/>
      <w:r w:rsidRPr="005702CF">
        <w:rPr>
          <w:rStyle w:val="VerbatimChar"/>
          <w:lang w:val="fr-CH"/>
          <w:rPrChange w:id="696" w:author="Andy O'DWYER" w:date="2025-02-04T15:45:00Z">
            <w:rPr>
              <w:rStyle w:val="VerbatimChar"/>
            </w:rPr>
          </w:rPrChange>
        </w:rPr>
        <w:t>anni</w:t>
      </w:r>
      <w:proofErr w:type="spellEnd"/>
      <w:r w:rsidRPr="005702CF">
        <w:rPr>
          <w:rStyle w:val="VerbatimChar"/>
          <w:lang w:val="fr-CH"/>
          <w:rPrChange w:id="697" w:author="Andy O'DWYER" w:date="2025-02-04T15:45:00Z">
            <w:rPr>
              <w:rStyle w:val="VerbatimChar"/>
            </w:rPr>
          </w:rPrChange>
        </w:rPr>
        <w:t xml:space="preserve"> </w:t>
      </w:r>
      <w:proofErr w:type="spellStart"/>
      <w:r w:rsidRPr="005702CF">
        <w:rPr>
          <w:rStyle w:val="VerbatimChar"/>
          <w:lang w:val="fr-CH"/>
          <w:rPrChange w:id="698" w:author="Andy O'DWYER" w:date="2025-02-04T15:45:00Z">
            <w:rPr>
              <w:rStyle w:val="VerbatimChar"/>
            </w:rPr>
          </w:rPrChange>
        </w:rPr>
        <w:t>sonno</w:t>
      </w:r>
      <w:proofErr w:type="spellEnd"/>
      <w:r w:rsidRPr="005702CF">
        <w:rPr>
          <w:rStyle w:val="VerbatimChar"/>
          <w:lang w:val="fr-CH"/>
          <w:rPrChange w:id="699" w:author="Andy O'DWYER" w:date="2025-02-04T15:45:00Z">
            <w:rPr>
              <w:rStyle w:val="VerbatimChar"/>
            </w:rPr>
          </w:rPrChange>
        </w:rPr>
        <w:t xml:space="preserve">, </w:t>
      </w:r>
      <w:proofErr w:type="spellStart"/>
      <w:r w:rsidRPr="005702CF">
        <w:rPr>
          <w:rStyle w:val="VerbatimChar"/>
          <w:lang w:val="fr-CH"/>
          <w:rPrChange w:id="700" w:author="Andy O'DWYER" w:date="2025-02-04T15:45:00Z">
            <w:rPr>
              <w:rStyle w:val="VerbatimChar"/>
            </w:rPr>
          </w:rPrChange>
        </w:rPr>
        <w:t>mentre</w:t>
      </w:r>
      <w:proofErr w:type="spellEnd"/>
      <w:r w:rsidRPr="005702CF">
        <w:rPr>
          <w:rStyle w:val="VerbatimChar"/>
          <w:lang w:val="fr-CH"/>
          <w:rPrChange w:id="701" w:author="Andy O'DWYER" w:date="2025-02-04T15:45:00Z">
            <w:rPr>
              <w:rStyle w:val="VerbatimChar"/>
            </w:rPr>
          </w:rPrChange>
        </w:rPr>
        <w:t xml:space="preserve"> V. S. Ill.re </w:t>
      </w:r>
      <w:proofErr w:type="spellStart"/>
      <w:r w:rsidRPr="005702CF">
        <w:rPr>
          <w:rStyle w:val="VerbatimChar"/>
          <w:lang w:val="fr-CH"/>
          <w:rPrChange w:id="702" w:author="Andy O'DWYER" w:date="2025-02-04T15:45:00Z">
            <w:rPr>
              <w:rStyle w:val="VerbatimChar"/>
            </w:rPr>
          </w:rPrChange>
        </w:rPr>
        <w:t>stava</w:t>
      </w:r>
      <w:proofErr w:type="spellEnd"/>
      <w:r w:rsidRPr="005702CF">
        <w:rPr>
          <w:rStyle w:val="VerbatimChar"/>
          <w:lang w:val="fr-CH"/>
          <w:rPrChange w:id="703" w:author="Andy O'DWYER" w:date="2025-02-04T15:45:00Z">
            <w:rPr>
              <w:rStyle w:val="VerbatimChar"/>
            </w:rPr>
          </w:rPrChange>
        </w:rPr>
        <w:t xml:space="preserve"> </w:t>
      </w:r>
      <w:proofErr w:type="spellStart"/>
      <w:r w:rsidRPr="005702CF">
        <w:rPr>
          <w:rStyle w:val="VerbatimChar"/>
          <w:lang w:val="fr-CH"/>
          <w:rPrChange w:id="704" w:author="Andy O'DWYER" w:date="2025-02-04T15:45:00Z">
            <w:rPr>
              <w:rStyle w:val="VerbatimChar"/>
            </w:rPr>
          </w:rPrChange>
        </w:rPr>
        <w:t>ella</w:t>
      </w:r>
      <w:proofErr w:type="spellEnd"/>
      <w:r w:rsidRPr="005702CF">
        <w:rPr>
          <w:rStyle w:val="VerbatimChar"/>
          <w:lang w:val="fr-CH"/>
          <w:rPrChange w:id="705" w:author="Andy O'DWYER" w:date="2025-02-04T15:45:00Z">
            <w:rPr>
              <w:rStyle w:val="VerbatimChar"/>
            </w:rPr>
          </w:rPrChange>
        </w:rPr>
        <w:t xml:space="preserve"> </w:t>
      </w:r>
      <w:proofErr w:type="spellStart"/>
      <w:r w:rsidRPr="005702CF">
        <w:rPr>
          <w:rStyle w:val="VerbatimChar"/>
          <w:lang w:val="fr-CH"/>
          <w:rPrChange w:id="706" w:author="Andy O'DWYER" w:date="2025-02-04T15:45:00Z">
            <w:rPr>
              <w:rStyle w:val="VerbatimChar"/>
            </w:rPr>
          </w:rPrChange>
        </w:rPr>
        <w:t>ancora</w:t>
      </w:r>
      <w:proofErr w:type="spellEnd"/>
      <w:r w:rsidRPr="005702CF">
        <w:rPr>
          <w:rStyle w:val="VerbatimChar"/>
          <w:lang w:val="fr-CH"/>
          <w:rPrChange w:id="707" w:author="Andy O'DWYER" w:date="2025-02-04T15:45:00Z">
            <w:rPr>
              <w:rStyle w:val="VerbatimChar"/>
            </w:rPr>
          </w:rPrChange>
        </w:rPr>
        <w:t xml:space="preserve"> </w:t>
      </w:r>
      <w:proofErr w:type="spellStart"/>
      <w:r w:rsidRPr="005702CF">
        <w:rPr>
          <w:rStyle w:val="VerbatimChar"/>
          <w:lang w:val="fr-CH"/>
          <w:rPrChange w:id="708" w:author="Andy O'DWYER" w:date="2025-02-04T15:45:00Z">
            <w:rPr>
              <w:rStyle w:val="VerbatimChar"/>
            </w:rPr>
          </w:rPrChange>
        </w:rPr>
        <w:t>nello</w:t>
      </w:r>
      <w:proofErr w:type="spellEnd"/>
      <w:r w:rsidRPr="005702CF">
        <w:rPr>
          <w:rStyle w:val="VerbatimChar"/>
          <w:lang w:val="fr-CH"/>
          <w:rPrChange w:id="709" w:author="Andy O'DWYER" w:date="2025-02-04T15:45:00Z">
            <w:rPr>
              <w:rStyle w:val="VerbatimChar"/>
            </w:rPr>
          </w:rPrChange>
        </w:rPr>
        <w:t xml:space="preserve"> Studio di </w:t>
      </w:r>
      <w:proofErr w:type="spellStart"/>
      <w:r w:rsidRPr="005702CF">
        <w:rPr>
          <w:rStyle w:val="VerbatimChar"/>
          <w:lang w:val="fr-CH"/>
          <w:rPrChange w:id="710" w:author="Andy O'DWYER" w:date="2025-02-04T15:45:00Z">
            <w:rPr>
              <w:rStyle w:val="VerbatimChar"/>
            </w:rPr>
          </w:rPrChange>
        </w:rPr>
        <w:t>Padoa</w:t>
      </w:r>
      <w:proofErr w:type="spellEnd"/>
      <w:r w:rsidRPr="005702CF">
        <w:rPr>
          <w:rStyle w:val="VerbatimChar"/>
          <w:lang w:val="fr-CH"/>
          <w:rPrChange w:id="711" w:author="Andy O'DWYER" w:date="2025-02-04T15:45:00Z">
            <w:rPr>
              <w:rStyle w:val="VerbatimChar"/>
            </w:rPr>
          </w:rPrChange>
        </w:rPr>
        <w:t xml:space="preserve">. Di maniera </w:t>
      </w:r>
      <w:proofErr w:type="spellStart"/>
      <w:r w:rsidRPr="005702CF">
        <w:rPr>
          <w:rStyle w:val="VerbatimChar"/>
          <w:lang w:val="fr-CH"/>
          <w:rPrChange w:id="712" w:author="Andy O'DWYER" w:date="2025-02-04T15:45:00Z">
            <w:rPr>
              <w:rStyle w:val="VerbatimChar"/>
            </w:rPr>
          </w:rPrChange>
        </w:rPr>
        <w:t>che</w:t>
      </w:r>
      <w:proofErr w:type="spellEnd"/>
      <w:r w:rsidRPr="005702CF">
        <w:rPr>
          <w:rStyle w:val="VerbatimChar"/>
          <w:lang w:val="fr-CH"/>
          <w:rPrChange w:id="713" w:author="Andy O'DWYER" w:date="2025-02-04T15:45:00Z">
            <w:rPr>
              <w:rStyle w:val="VerbatimChar"/>
            </w:rPr>
          </w:rPrChange>
        </w:rPr>
        <w:t xml:space="preserve"> non mi è </w:t>
      </w:r>
      <w:proofErr w:type="spellStart"/>
      <w:r w:rsidRPr="005702CF">
        <w:rPr>
          <w:rStyle w:val="VerbatimChar"/>
          <w:lang w:val="fr-CH"/>
          <w:rPrChange w:id="714" w:author="Andy O'DWYER" w:date="2025-02-04T15:45:00Z">
            <w:rPr>
              <w:rStyle w:val="VerbatimChar"/>
            </w:rPr>
          </w:rPrChange>
        </w:rPr>
        <w:t>parso</w:t>
      </w:r>
      <w:proofErr w:type="spellEnd"/>
      <w:r w:rsidRPr="005702CF">
        <w:rPr>
          <w:rStyle w:val="VerbatimChar"/>
          <w:lang w:val="fr-CH"/>
          <w:rPrChange w:id="715" w:author="Andy O'DWYER" w:date="2025-02-04T15:45:00Z">
            <w:rPr>
              <w:rStyle w:val="VerbatimChar"/>
            </w:rPr>
          </w:rPrChange>
        </w:rPr>
        <w:t xml:space="preserve"> </w:t>
      </w:r>
      <w:proofErr w:type="spellStart"/>
      <w:r w:rsidRPr="005702CF">
        <w:rPr>
          <w:rStyle w:val="VerbatimChar"/>
          <w:lang w:val="fr-CH"/>
          <w:rPrChange w:id="716" w:author="Andy O'DWYER" w:date="2025-02-04T15:45:00Z">
            <w:rPr>
              <w:rStyle w:val="VerbatimChar"/>
            </w:rPr>
          </w:rPrChange>
        </w:rPr>
        <w:t>stranno</w:t>
      </w:r>
      <w:proofErr w:type="spellEnd"/>
      <w:r w:rsidRPr="005702CF">
        <w:rPr>
          <w:rStyle w:val="VerbatimChar"/>
          <w:lang w:val="fr-CH"/>
          <w:rPrChange w:id="717" w:author="Andy O'DWYER" w:date="2025-02-04T15:45:00Z">
            <w:rPr>
              <w:rStyle w:val="VerbatimChar"/>
            </w:rPr>
          </w:rPrChange>
        </w:rPr>
        <w:t xml:space="preserve"> </w:t>
      </w:r>
      <w:proofErr w:type="spellStart"/>
      <w:r w:rsidRPr="005702CF">
        <w:rPr>
          <w:rStyle w:val="VerbatimChar"/>
          <w:lang w:val="fr-CH"/>
          <w:rPrChange w:id="718" w:author="Andy O'DWYER" w:date="2025-02-04T15:45:00Z">
            <w:rPr>
              <w:rStyle w:val="VerbatimChar"/>
            </w:rPr>
          </w:rPrChange>
        </w:rPr>
        <w:t>ciò</w:t>
      </w:r>
      <w:proofErr w:type="spellEnd"/>
      <w:r w:rsidRPr="005702CF">
        <w:rPr>
          <w:rStyle w:val="VerbatimChar"/>
          <w:lang w:val="fr-CH"/>
          <w:rPrChange w:id="719" w:author="Andy O'DWYER" w:date="2025-02-04T15:45:00Z">
            <w:rPr>
              <w:rStyle w:val="VerbatimChar"/>
            </w:rPr>
          </w:rPrChange>
        </w:rPr>
        <w:t xml:space="preserve"> </w:t>
      </w:r>
      <w:proofErr w:type="spellStart"/>
      <w:r w:rsidRPr="005702CF">
        <w:rPr>
          <w:rStyle w:val="VerbatimChar"/>
          <w:lang w:val="fr-CH"/>
          <w:rPrChange w:id="720" w:author="Andy O'DWYER" w:date="2025-02-04T15:45:00Z">
            <w:rPr>
              <w:rStyle w:val="VerbatimChar"/>
            </w:rPr>
          </w:rPrChange>
        </w:rPr>
        <w:t>che</w:t>
      </w:r>
      <w:proofErr w:type="spellEnd"/>
      <w:r w:rsidRPr="005702CF">
        <w:rPr>
          <w:rStyle w:val="VerbatimChar"/>
          <w:lang w:val="fr-CH"/>
          <w:rPrChange w:id="721" w:author="Andy O'DWYER" w:date="2025-02-04T15:45:00Z">
            <w:rPr>
              <w:rStyle w:val="VerbatimChar"/>
            </w:rPr>
          </w:rPrChange>
        </w:rPr>
        <w:t xml:space="preserve"> mi </w:t>
      </w:r>
      <w:proofErr w:type="spellStart"/>
      <w:r w:rsidRPr="005702CF">
        <w:rPr>
          <w:rStyle w:val="VerbatimChar"/>
          <w:lang w:val="fr-CH"/>
          <w:rPrChange w:id="722" w:author="Andy O'DWYER" w:date="2025-02-04T15:45:00Z">
            <w:rPr>
              <w:rStyle w:val="VerbatimChar"/>
            </w:rPr>
          </w:rPrChange>
        </w:rPr>
        <w:t>scrivo</w:t>
      </w:r>
      <w:proofErr w:type="spellEnd"/>
      <w:r w:rsidRPr="005702CF">
        <w:rPr>
          <w:rStyle w:val="VerbatimChar"/>
          <w:lang w:val="fr-CH"/>
          <w:rPrChange w:id="723" w:author="Andy O'DWYER" w:date="2025-02-04T15:45:00Z">
            <w:rPr>
              <w:rStyle w:val="VerbatimChar"/>
            </w:rPr>
          </w:rPrChange>
        </w:rPr>
        <w:t xml:space="preserve"> V. S. </w:t>
      </w:r>
      <w:proofErr w:type="spellStart"/>
      <w:r w:rsidRPr="005702CF">
        <w:rPr>
          <w:rStyle w:val="VerbatimChar"/>
          <w:lang w:val="fr-CH"/>
          <w:rPrChange w:id="724" w:author="Andy O'DWYER" w:date="2025-02-04T15:45:00Z">
            <w:rPr>
              <w:rStyle w:val="VerbatimChar"/>
            </w:rPr>
          </w:rPrChange>
        </w:rPr>
        <w:t>Illli</w:t>
      </w:r>
      <w:proofErr w:type="spellEnd"/>
      <w:r w:rsidRPr="005702CF">
        <w:rPr>
          <w:rStyle w:val="VerbatimChar"/>
          <w:lang w:val="fr-CH"/>
          <w:rPrChange w:id="725" w:author="Andy O'DWYER" w:date="2025-02-04T15:45:00Z">
            <w:rPr>
              <w:rStyle w:val="VerbatimChar"/>
            </w:rPr>
          </w:rPrChange>
        </w:rPr>
        <w:t xml:space="preserve">®, eh’ </w:t>
      </w:r>
      <w:proofErr w:type="spellStart"/>
      <w:r w:rsidRPr="005702CF">
        <w:rPr>
          <w:rStyle w:val="VerbatimChar"/>
          <w:lang w:val="fr-CH"/>
          <w:rPrChange w:id="726" w:author="Andy O'DWYER" w:date="2025-02-04T15:45:00Z">
            <w:rPr>
              <w:rStyle w:val="VerbatimChar"/>
            </w:rPr>
          </w:rPrChange>
        </w:rPr>
        <w:t>olla</w:t>
      </w:r>
      <w:proofErr w:type="spellEnd"/>
      <w:r w:rsidRPr="005702CF">
        <w:rPr>
          <w:rStyle w:val="VerbatimChar"/>
          <w:lang w:val="fr-CH"/>
          <w:rPrChange w:id="727" w:author="Andy O'DWYER" w:date="2025-02-04T15:45:00Z">
            <w:rPr>
              <w:rStyle w:val="VerbatimChar"/>
            </w:rPr>
          </w:rPrChange>
        </w:rPr>
        <w:t xml:space="preserve"> s’</w:t>
      </w:r>
      <w:proofErr w:type="spellStart"/>
      <w:r w:rsidRPr="005702CF">
        <w:rPr>
          <w:rStyle w:val="VerbatimChar"/>
          <w:lang w:val="fr-CH"/>
          <w:rPrChange w:id="728" w:author="Andy O'DWYER" w:date="2025-02-04T15:45:00Z">
            <w:rPr>
              <w:rStyle w:val="VerbatimChar"/>
            </w:rPr>
          </w:rPrChange>
        </w:rPr>
        <w:t>aftìige</w:t>
      </w:r>
      <w:proofErr w:type="spellEnd"/>
      <w:r w:rsidRPr="005702CF">
        <w:rPr>
          <w:rStyle w:val="VerbatimChar"/>
          <w:lang w:val="fr-CH"/>
          <w:rPrChange w:id="729" w:author="Andy O'DWYER" w:date="2025-02-04T15:45:00Z">
            <w:rPr>
              <w:rStyle w:val="VerbatimChar"/>
            </w:rPr>
          </w:rPrChange>
        </w:rPr>
        <w:t xml:space="preserve"> </w:t>
      </w:r>
      <w:proofErr w:type="spellStart"/>
      <w:r w:rsidRPr="005702CF">
        <w:rPr>
          <w:rStyle w:val="VerbatimChar"/>
          <w:lang w:val="fr-CH"/>
          <w:rPrChange w:id="730" w:author="Andy O'DWYER" w:date="2025-02-04T15:45:00Z">
            <w:rPr>
              <w:rStyle w:val="VerbatimChar"/>
            </w:rPr>
          </w:rPrChange>
        </w:rPr>
        <w:t>meno</w:t>
      </w:r>
      <w:proofErr w:type="spellEnd"/>
      <w:r w:rsidRPr="005702CF">
        <w:rPr>
          <w:rStyle w:val="VerbatimChar"/>
          <w:lang w:val="fr-CH"/>
          <w:rPrChange w:id="731" w:author="Andy O'DWYER" w:date="2025-02-04T15:45:00Z">
            <w:rPr>
              <w:rStyle w:val="VerbatimChar"/>
            </w:rPr>
          </w:rPrChange>
        </w:rPr>
        <w:t xml:space="preserve"> </w:t>
      </w:r>
      <w:proofErr w:type="spellStart"/>
      <w:r w:rsidRPr="005702CF">
        <w:rPr>
          <w:rStyle w:val="VerbatimChar"/>
          <w:lang w:val="fr-CH"/>
          <w:rPrChange w:id="732" w:author="Andy O'DWYER" w:date="2025-02-04T15:45:00Z">
            <w:rPr>
              <w:rStyle w:val="VerbatimChar"/>
            </w:rPr>
          </w:rPrChange>
        </w:rPr>
        <w:t>delli</w:t>
      </w:r>
      <w:proofErr w:type="spellEnd"/>
      <w:r w:rsidRPr="005702CF">
        <w:rPr>
          <w:rStyle w:val="VerbatimChar"/>
          <w:lang w:val="fr-CH"/>
          <w:rPrChange w:id="733" w:author="Andy O'DWYER" w:date="2025-02-04T15:45:00Z">
            <w:rPr>
              <w:rStyle w:val="VerbatimChar"/>
            </w:rPr>
          </w:rPrChange>
        </w:rPr>
        <w:t xml:space="preserve"> </w:t>
      </w:r>
      <w:proofErr w:type="spellStart"/>
      <w:r w:rsidRPr="005702CF">
        <w:rPr>
          <w:rStyle w:val="VerbatimChar"/>
          <w:lang w:val="fr-CH"/>
          <w:rPrChange w:id="734" w:author="Andy O'DWYER" w:date="2025-02-04T15:45:00Z">
            <w:rPr>
              <w:rStyle w:val="VerbatimChar"/>
            </w:rPr>
          </w:rPrChange>
        </w:rPr>
        <w:t>suoi</w:t>
      </w:r>
      <w:proofErr w:type="spellEnd"/>
      <w:r w:rsidRPr="005702CF">
        <w:rPr>
          <w:rStyle w:val="VerbatimChar"/>
          <w:lang w:val="fr-CH"/>
          <w:rPrChange w:id="735" w:author="Andy O'DWYER" w:date="2025-02-04T15:45:00Z">
            <w:rPr>
              <w:rStyle w:val="VerbatimChar"/>
            </w:rPr>
          </w:rPrChange>
        </w:rPr>
        <w:t xml:space="preserve"> </w:t>
      </w:r>
      <w:proofErr w:type="spellStart"/>
      <w:r w:rsidRPr="005702CF">
        <w:rPr>
          <w:rStyle w:val="VerbatimChar"/>
          <w:lang w:val="fr-CH"/>
          <w:rPrChange w:id="736" w:author="Andy O'DWYER" w:date="2025-02-04T15:45:00Z">
            <w:rPr>
              <w:rStyle w:val="VerbatimChar"/>
            </w:rPr>
          </w:rPrChange>
        </w:rPr>
        <w:t>disaggii</w:t>
      </w:r>
      <w:proofErr w:type="spellEnd"/>
      <w:r w:rsidRPr="005702CF">
        <w:rPr>
          <w:rStyle w:val="VerbatimChar"/>
          <w:lang w:val="fr-CH"/>
          <w:rPrChange w:id="737" w:author="Andy O'DWYER" w:date="2025-02-04T15:45:00Z">
            <w:rPr>
              <w:rStyle w:val="VerbatimChar"/>
            </w:rPr>
          </w:rPrChange>
        </w:rPr>
        <w:t xml:space="preserve"> di quel eh’ </w:t>
      </w:r>
      <w:proofErr w:type="spellStart"/>
      <w:r w:rsidRPr="005702CF">
        <w:rPr>
          <w:rStyle w:val="VerbatimChar"/>
          <w:lang w:val="fr-CH"/>
          <w:rPrChange w:id="738" w:author="Andy O'DWYER" w:date="2025-02-04T15:45:00Z">
            <w:rPr>
              <w:rStyle w:val="VerbatimChar"/>
            </w:rPr>
          </w:rPrChange>
        </w:rPr>
        <w:t>altri</w:t>
      </w:r>
      <w:proofErr w:type="spellEnd"/>
      <w:r w:rsidRPr="005702CF">
        <w:rPr>
          <w:rStyle w:val="VerbatimChar"/>
          <w:lang w:val="fr-CH"/>
          <w:rPrChange w:id="739" w:author="Andy O'DWYER" w:date="2025-02-04T15:45:00Z">
            <w:rPr>
              <w:rStyle w:val="VerbatimChar"/>
            </w:rPr>
          </w:rPrChange>
        </w:rPr>
        <w:t xml:space="preserve"> </w:t>
      </w:r>
      <w:proofErr w:type="spellStart"/>
      <w:r w:rsidRPr="005702CF">
        <w:rPr>
          <w:rStyle w:val="VerbatimChar"/>
          <w:lang w:val="fr-CH"/>
          <w:rPrChange w:id="740" w:author="Andy O'DWYER" w:date="2025-02-04T15:45:00Z">
            <w:rPr>
              <w:rStyle w:val="VerbatimChar"/>
            </w:rPr>
          </w:rPrChange>
        </w:rPr>
        <w:t>può</w:t>
      </w:r>
      <w:proofErr w:type="spellEnd"/>
      <w:r w:rsidRPr="005702CF">
        <w:rPr>
          <w:rStyle w:val="VerbatimChar"/>
          <w:lang w:val="fr-CH"/>
          <w:rPrChange w:id="741" w:author="Andy O'DWYER" w:date="2025-02-04T15:45:00Z">
            <w:rPr>
              <w:rStyle w:val="VerbatimChar"/>
            </w:rPr>
          </w:rPrChange>
        </w:rPr>
        <w:t xml:space="preserve"> </w:t>
      </w:r>
      <w:proofErr w:type="spellStart"/>
      <w:r w:rsidRPr="005702CF">
        <w:rPr>
          <w:rStyle w:val="VerbatimChar"/>
          <w:lang w:val="fr-CH"/>
          <w:rPrChange w:id="742" w:author="Andy O'DWYER" w:date="2025-02-04T15:45:00Z">
            <w:rPr>
              <w:rStyle w:val="VerbatimChar"/>
            </w:rPr>
          </w:rPrChange>
        </w:rPr>
        <w:t>credere</w:t>
      </w:r>
      <w:proofErr w:type="spellEnd"/>
      <w:r w:rsidRPr="005702CF">
        <w:rPr>
          <w:rStyle w:val="VerbatimChar"/>
          <w:lang w:val="fr-CH"/>
          <w:rPrChange w:id="743" w:author="Andy O'DWYER" w:date="2025-02-04T15:45:00Z">
            <w:rPr>
              <w:rStyle w:val="VerbatimChar"/>
            </w:rPr>
          </w:rPrChange>
        </w:rPr>
        <w:t xml:space="preserve">, </w:t>
      </w:r>
      <w:proofErr w:type="spellStart"/>
      <w:r w:rsidRPr="005702CF">
        <w:rPr>
          <w:rStyle w:val="VerbatimChar"/>
          <w:lang w:val="fr-CH"/>
          <w:rPrChange w:id="744" w:author="Andy O'DWYER" w:date="2025-02-04T15:45:00Z">
            <w:rPr>
              <w:rStyle w:val="VerbatimChar"/>
            </w:rPr>
          </w:rPrChange>
        </w:rPr>
        <w:t>poi</w:t>
      </w:r>
      <w:proofErr w:type="spellEnd"/>
      <w:r w:rsidRPr="005702CF">
        <w:rPr>
          <w:rStyle w:val="VerbatimChar"/>
          <w:lang w:val="fr-CH"/>
          <w:rPrChange w:id="745" w:author="Andy O'DWYER" w:date="2025-02-04T15:45:00Z">
            <w:rPr>
              <w:rStyle w:val="VerbatimChar"/>
            </w:rPr>
          </w:rPrChange>
        </w:rPr>
        <w:t xml:space="preserve"> </w:t>
      </w:r>
      <w:proofErr w:type="spellStart"/>
      <w:r w:rsidRPr="005702CF">
        <w:rPr>
          <w:rStyle w:val="VerbatimChar"/>
          <w:lang w:val="fr-CH"/>
          <w:rPrChange w:id="746" w:author="Andy O'DWYER" w:date="2025-02-04T15:45:00Z">
            <w:rPr>
              <w:rStyle w:val="VerbatimChar"/>
            </w:rPr>
          </w:rPrChange>
        </w:rPr>
        <w:t>che</w:t>
      </w:r>
      <w:proofErr w:type="spellEnd"/>
      <w:r w:rsidRPr="005702CF">
        <w:rPr>
          <w:rStyle w:val="VerbatimChar"/>
          <w:lang w:val="fr-CH"/>
          <w:rPrChange w:id="747" w:author="Andy O'DWYER" w:date="2025-02-04T15:45:00Z">
            <w:rPr>
              <w:rStyle w:val="VerbatimChar"/>
            </w:rPr>
          </w:rPrChange>
        </w:rPr>
        <w:t xml:space="preserve"> </w:t>
      </w:r>
      <w:proofErr w:type="spellStart"/>
      <w:r w:rsidRPr="005702CF">
        <w:rPr>
          <w:rStyle w:val="VerbatimChar"/>
          <w:lang w:val="fr-CH"/>
          <w:rPrChange w:id="748" w:author="Andy O'DWYER" w:date="2025-02-04T15:45:00Z">
            <w:rPr>
              <w:rStyle w:val="VerbatimChar"/>
            </w:rPr>
          </w:rPrChange>
        </w:rPr>
        <w:t>gli</w:t>
      </w:r>
      <w:proofErr w:type="spellEnd"/>
      <w:r w:rsidRPr="005702CF">
        <w:rPr>
          <w:rStyle w:val="VerbatimChar"/>
          <w:lang w:val="fr-CH"/>
          <w:rPrChange w:id="749" w:author="Andy O'DWYER" w:date="2025-02-04T15:45:00Z">
            <w:rPr>
              <w:rStyle w:val="VerbatimChar"/>
            </w:rPr>
          </w:rPrChange>
        </w:rPr>
        <w:t xml:space="preserve"> </w:t>
      </w:r>
      <w:proofErr w:type="spellStart"/>
      <w:r w:rsidRPr="005702CF">
        <w:rPr>
          <w:rStyle w:val="VerbatimChar"/>
          <w:lang w:val="fr-CH"/>
          <w:rPrChange w:id="750" w:author="Andy O'DWYER" w:date="2025-02-04T15:45:00Z">
            <w:rPr>
              <w:rStyle w:val="VerbatimChar"/>
            </w:rPr>
          </w:rPrChange>
        </w:rPr>
        <w:t>rimangono</w:t>
      </w:r>
      <w:proofErr w:type="spellEnd"/>
      <w:r w:rsidRPr="005702CF">
        <w:rPr>
          <w:rStyle w:val="VerbatimChar"/>
          <w:lang w:val="fr-CH"/>
          <w:rPrChange w:id="751" w:author="Andy O'DWYER" w:date="2025-02-04T15:45:00Z">
            <w:rPr>
              <w:rStyle w:val="VerbatimChar"/>
            </w:rPr>
          </w:rPrChange>
        </w:rPr>
        <w:t xml:space="preserve"> </w:t>
      </w:r>
      <w:proofErr w:type="spellStart"/>
      <w:r w:rsidRPr="005702CF">
        <w:rPr>
          <w:rStyle w:val="VerbatimChar"/>
          <w:lang w:val="fr-CH"/>
          <w:rPrChange w:id="752" w:author="Andy O'DWYER" w:date="2025-02-04T15:45:00Z">
            <w:rPr>
              <w:rStyle w:val="VerbatimChar"/>
            </w:rPr>
          </w:rPrChange>
        </w:rPr>
        <w:t>tanti</w:t>
      </w:r>
      <w:proofErr w:type="spellEnd"/>
      <w:r w:rsidRPr="005702CF">
        <w:rPr>
          <w:rStyle w:val="VerbatimChar"/>
          <w:lang w:val="fr-CH"/>
          <w:rPrChange w:id="753" w:author="Andy O'DWYER" w:date="2025-02-04T15:45:00Z">
            <w:rPr>
              <w:rStyle w:val="VerbatimChar"/>
            </w:rPr>
          </w:rPrChange>
        </w:rPr>
        <w:t xml:space="preserve"> </w:t>
      </w:r>
      <w:proofErr w:type="spellStart"/>
      <w:r w:rsidRPr="005702CF">
        <w:rPr>
          <w:rStyle w:val="VerbatimChar"/>
          <w:lang w:val="fr-CH"/>
          <w:rPrChange w:id="754" w:author="Andy O'DWYER" w:date="2025-02-04T15:45:00Z">
            <w:rPr>
              <w:rStyle w:val="VerbatimChar"/>
            </w:rPr>
          </w:rPrChange>
        </w:rPr>
        <w:t>conforti</w:t>
      </w:r>
      <w:proofErr w:type="spellEnd"/>
      <w:r w:rsidRPr="005702CF">
        <w:rPr>
          <w:rStyle w:val="VerbatimChar"/>
          <w:lang w:val="fr-CH"/>
          <w:rPrChange w:id="755" w:author="Andy O'DWYER" w:date="2025-02-04T15:45:00Z">
            <w:rPr>
              <w:rStyle w:val="VerbatimChar"/>
            </w:rPr>
          </w:rPrChange>
        </w:rPr>
        <w:t xml:space="preserve"> et tante </w:t>
      </w:r>
      <w:proofErr w:type="spellStart"/>
      <w:r w:rsidRPr="005702CF">
        <w:rPr>
          <w:rStyle w:val="VerbatimChar"/>
          <w:lang w:val="fr-CH"/>
          <w:rPrChange w:id="756" w:author="Andy O'DWYER" w:date="2025-02-04T15:45:00Z">
            <w:rPr>
              <w:rStyle w:val="VerbatimChar"/>
            </w:rPr>
          </w:rPrChange>
        </w:rPr>
        <w:t>degne</w:t>
      </w:r>
      <w:proofErr w:type="spellEnd"/>
      <w:r w:rsidRPr="005702CF">
        <w:rPr>
          <w:rStyle w:val="VerbatimChar"/>
          <w:lang w:val="fr-CH"/>
          <w:rPrChange w:id="757" w:author="Andy O'DWYER" w:date="2025-02-04T15:45:00Z">
            <w:rPr>
              <w:rStyle w:val="VerbatimChar"/>
            </w:rPr>
          </w:rPrChange>
        </w:rPr>
        <w:t xml:space="preserve"> </w:t>
      </w:r>
      <w:proofErr w:type="spellStart"/>
      <w:r w:rsidRPr="005702CF">
        <w:rPr>
          <w:rStyle w:val="VerbatimChar"/>
          <w:lang w:val="fr-CH"/>
          <w:rPrChange w:id="758" w:author="Andy O'DWYER" w:date="2025-02-04T15:45:00Z">
            <w:rPr>
              <w:rStyle w:val="VerbatimChar"/>
            </w:rPr>
          </w:rPrChange>
        </w:rPr>
        <w:t>occasioni</w:t>
      </w:r>
      <w:proofErr w:type="spellEnd"/>
      <w:r w:rsidRPr="005702CF">
        <w:rPr>
          <w:rStyle w:val="VerbatimChar"/>
          <w:lang w:val="fr-CH"/>
          <w:rPrChange w:id="759" w:author="Andy O'DWYER" w:date="2025-02-04T15:45:00Z">
            <w:rPr>
              <w:rStyle w:val="VerbatimChar"/>
            </w:rPr>
          </w:rPrChange>
        </w:rPr>
        <w:t xml:space="preserve"> di </w:t>
      </w:r>
      <w:proofErr w:type="spellStart"/>
      <w:r w:rsidRPr="005702CF">
        <w:rPr>
          <w:rStyle w:val="VerbatimChar"/>
          <w:lang w:val="fr-CH"/>
          <w:rPrChange w:id="760" w:author="Andy O'DWYER" w:date="2025-02-04T15:45:00Z">
            <w:rPr>
              <w:rStyle w:val="VerbatimChar"/>
            </w:rPr>
          </w:rPrChange>
        </w:rPr>
        <w:t>esserci</w:t>
      </w:r>
      <w:proofErr w:type="spellEnd"/>
      <w:r w:rsidRPr="005702CF">
        <w:rPr>
          <w:rStyle w:val="VerbatimChar"/>
          <w:lang w:val="fr-CH"/>
          <w:rPrChange w:id="761" w:author="Andy O'DWYER" w:date="2025-02-04T15:45:00Z">
            <w:rPr>
              <w:rStyle w:val="VerbatimChar"/>
            </w:rPr>
          </w:rPrChange>
        </w:rPr>
        <w:t xml:space="preserve"> tare la </w:t>
      </w:r>
      <w:proofErr w:type="spellStart"/>
      <w:r w:rsidRPr="005702CF">
        <w:rPr>
          <w:rStyle w:val="VerbatimChar"/>
          <w:lang w:val="fr-CH"/>
          <w:rPrChange w:id="762" w:author="Andy O'DWYER" w:date="2025-02-04T15:45:00Z">
            <w:rPr>
              <w:rStyle w:val="VerbatimChar"/>
            </w:rPr>
          </w:rPrChange>
        </w:rPr>
        <w:t>vera</w:t>
      </w:r>
      <w:proofErr w:type="spellEnd"/>
      <w:r w:rsidRPr="005702CF">
        <w:rPr>
          <w:rStyle w:val="VerbatimChar"/>
          <w:lang w:val="fr-CH"/>
          <w:rPrChange w:id="763" w:author="Andy O'DWYER" w:date="2025-02-04T15:45:00Z">
            <w:rPr>
              <w:rStyle w:val="VerbatimChar"/>
            </w:rPr>
          </w:rPrChange>
        </w:rPr>
        <w:t xml:space="preserve"> </w:t>
      </w:r>
      <w:proofErr w:type="spellStart"/>
      <w:r w:rsidRPr="005702CF">
        <w:rPr>
          <w:rStyle w:val="VerbatimChar"/>
          <w:lang w:val="fr-CH"/>
          <w:rPrChange w:id="764" w:author="Andy O'DWYER" w:date="2025-02-04T15:45:00Z">
            <w:rPr>
              <w:rStyle w:val="VerbatimChar"/>
            </w:rPr>
          </w:rPrChange>
        </w:rPr>
        <w:t>philosophia</w:t>
      </w:r>
      <w:proofErr w:type="spellEnd"/>
      <w:r w:rsidRPr="005702CF">
        <w:rPr>
          <w:rStyle w:val="VerbatimChar"/>
          <w:lang w:val="fr-CH"/>
          <w:rPrChange w:id="765" w:author="Andy O'DWYER" w:date="2025-02-04T15:45:00Z">
            <w:rPr>
              <w:rStyle w:val="VerbatimChar"/>
            </w:rPr>
          </w:rPrChange>
        </w:rPr>
        <w:t xml:space="preserve">, la quale è </w:t>
      </w:r>
      <w:proofErr w:type="spellStart"/>
      <w:r w:rsidRPr="005702CF">
        <w:rPr>
          <w:rStyle w:val="VerbatimChar"/>
          <w:lang w:val="fr-CH"/>
          <w:rPrChange w:id="766" w:author="Andy O'DWYER" w:date="2025-02-04T15:45:00Z">
            <w:rPr>
              <w:rStyle w:val="VerbatimChar"/>
            </w:rPr>
          </w:rPrChange>
        </w:rPr>
        <w:t>troppo</w:t>
      </w:r>
      <w:proofErr w:type="spellEnd"/>
      <w:r w:rsidRPr="005702CF">
        <w:rPr>
          <w:rStyle w:val="VerbatimChar"/>
          <w:lang w:val="fr-CH"/>
          <w:rPrChange w:id="767" w:author="Andy O'DWYER" w:date="2025-02-04T15:45:00Z">
            <w:rPr>
              <w:rStyle w:val="VerbatimChar"/>
            </w:rPr>
          </w:rPrChange>
        </w:rPr>
        <w:t xml:space="preserve"> facile et </w:t>
      </w:r>
      <w:proofErr w:type="spellStart"/>
      <w:r w:rsidRPr="005702CF">
        <w:rPr>
          <w:rStyle w:val="VerbatimChar"/>
          <w:lang w:val="fr-CH"/>
          <w:rPrChange w:id="768" w:author="Andy O'DWYER" w:date="2025-02-04T15:45:00Z">
            <w:rPr>
              <w:rStyle w:val="VerbatimChar"/>
            </w:rPr>
          </w:rPrChange>
        </w:rPr>
        <w:t>troppo</w:t>
      </w:r>
      <w:proofErr w:type="spellEnd"/>
      <w:r w:rsidRPr="005702CF">
        <w:rPr>
          <w:rStyle w:val="VerbatimChar"/>
          <w:lang w:val="fr-CH"/>
          <w:rPrChange w:id="769" w:author="Andy O'DWYER" w:date="2025-02-04T15:45:00Z">
            <w:rPr>
              <w:rStyle w:val="VerbatimChar"/>
            </w:rPr>
          </w:rPrChange>
        </w:rPr>
        <w:t xml:space="preserve"> </w:t>
      </w:r>
      <w:proofErr w:type="spellStart"/>
      <w:r w:rsidRPr="005702CF">
        <w:rPr>
          <w:rStyle w:val="VerbatimChar"/>
          <w:lang w:val="fr-CH"/>
          <w:rPrChange w:id="770" w:author="Andy O'DWYER" w:date="2025-02-04T15:45:00Z">
            <w:rPr>
              <w:rStyle w:val="VerbatimChar"/>
            </w:rPr>
          </w:rPrChange>
        </w:rPr>
        <w:t>indegna</w:t>
      </w:r>
      <w:proofErr w:type="spellEnd"/>
      <w:r w:rsidRPr="005702CF">
        <w:rPr>
          <w:rStyle w:val="VerbatimChar"/>
          <w:lang w:val="fr-CH"/>
          <w:rPrChange w:id="771" w:author="Andy O'DWYER" w:date="2025-02-04T15:45:00Z">
            <w:rPr>
              <w:rStyle w:val="VerbatimChar"/>
            </w:rPr>
          </w:rPrChange>
        </w:rPr>
        <w:t xml:space="preserve"> di grande </w:t>
      </w:r>
      <w:proofErr w:type="spellStart"/>
      <w:r w:rsidRPr="005702CF">
        <w:rPr>
          <w:rStyle w:val="VerbatimChar"/>
          <w:lang w:val="fr-CH"/>
          <w:rPrChange w:id="772" w:author="Andy O'DWYER" w:date="2025-02-04T15:45:00Z">
            <w:rPr>
              <w:rStyle w:val="VerbatimChar"/>
            </w:rPr>
          </w:rPrChange>
        </w:rPr>
        <w:t>raccomm</w:t>
      </w:r>
      <w:proofErr w:type="spellEnd"/>
      <w:r w:rsidRPr="005702CF">
        <w:rPr>
          <w:rStyle w:val="VerbatimChar"/>
          <w:lang w:val="fr-CH"/>
          <w:rPrChange w:id="773" w:author="Andy O'DWYER" w:date="2025-02-04T15:45:00Z">
            <w:rPr>
              <w:rStyle w:val="VerbatimChar"/>
            </w:rPr>
          </w:rPrChange>
        </w:rPr>
        <w:t xml:space="preserve"> and </w:t>
      </w:r>
      <w:proofErr w:type="spellStart"/>
      <w:r w:rsidRPr="005702CF">
        <w:rPr>
          <w:rStyle w:val="VerbatimChar"/>
          <w:lang w:val="fr-CH"/>
          <w:rPrChange w:id="774" w:author="Andy O'DWYER" w:date="2025-02-04T15:45:00Z">
            <w:rPr>
              <w:rStyle w:val="VerbatimChar"/>
            </w:rPr>
          </w:rPrChange>
        </w:rPr>
        <w:t>azione</w:t>
      </w:r>
      <w:proofErr w:type="spellEnd"/>
      <w:r w:rsidRPr="005702CF">
        <w:rPr>
          <w:rStyle w:val="VerbatimChar"/>
          <w:lang w:val="fr-CH"/>
          <w:rPrChange w:id="775" w:author="Andy O'DWYER" w:date="2025-02-04T15:45:00Z">
            <w:rPr>
              <w:rStyle w:val="VerbatimChar"/>
            </w:rPr>
          </w:rPrChange>
        </w:rPr>
        <w:t xml:space="preserve"> </w:t>
      </w:r>
      <w:proofErr w:type="spellStart"/>
      <w:r w:rsidRPr="005702CF">
        <w:rPr>
          <w:rStyle w:val="VerbatimChar"/>
          <w:lang w:val="fr-CH"/>
          <w:rPrChange w:id="776" w:author="Andy O'DWYER" w:date="2025-02-04T15:45:00Z">
            <w:rPr>
              <w:rStyle w:val="VerbatimChar"/>
            </w:rPr>
          </w:rPrChange>
        </w:rPr>
        <w:t>mentre</w:t>
      </w:r>
      <w:proofErr w:type="spellEnd"/>
      <w:r w:rsidRPr="005702CF">
        <w:rPr>
          <w:rStyle w:val="VerbatimChar"/>
          <w:lang w:val="fr-CH"/>
          <w:rPrChange w:id="777" w:author="Andy O'DWYER" w:date="2025-02-04T15:45:00Z">
            <w:rPr>
              <w:rStyle w:val="VerbatimChar"/>
            </w:rPr>
          </w:rPrChange>
        </w:rPr>
        <w:t xml:space="preserve"> si </w:t>
      </w:r>
      <w:proofErr w:type="spellStart"/>
      <w:r w:rsidRPr="005702CF">
        <w:rPr>
          <w:rStyle w:val="VerbatimChar"/>
          <w:lang w:val="fr-CH"/>
          <w:rPrChange w:id="778" w:author="Andy O'DWYER" w:date="2025-02-04T15:45:00Z">
            <w:rPr>
              <w:rStyle w:val="VerbatimChar"/>
            </w:rPr>
          </w:rPrChange>
        </w:rPr>
        <w:t>sta</w:t>
      </w:r>
      <w:proofErr w:type="spellEnd"/>
      <w:r w:rsidRPr="005702CF">
        <w:rPr>
          <w:rStyle w:val="VerbatimChar"/>
          <w:lang w:val="fr-CH"/>
          <w:rPrChange w:id="779" w:author="Andy O'DWYER" w:date="2025-02-04T15:45:00Z">
            <w:rPr>
              <w:rStyle w:val="VerbatimChar"/>
            </w:rPr>
          </w:rPrChange>
        </w:rPr>
        <w:t xml:space="preserve"> in </w:t>
      </w:r>
      <w:proofErr w:type="spellStart"/>
      <w:r w:rsidRPr="005702CF">
        <w:rPr>
          <w:rStyle w:val="VerbatimChar"/>
          <w:lang w:val="fr-CH"/>
          <w:rPrChange w:id="780" w:author="Andy O'DWYER" w:date="2025-02-04T15:45:00Z">
            <w:rPr>
              <w:rStyle w:val="VerbatimChar"/>
            </w:rPr>
          </w:rPrChange>
        </w:rPr>
        <w:t>prosperità</w:t>
      </w:r>
      <w:proofErr w:type="spellEnd"/>
      <w:r w:rsidRPr="005702CF">
        <w:rPr>
          <w:rStyle w:val="VerbatimChar"/>
          <w:lang w:val="fr-CH"/>
          <w:rPrChange w:id="781" w:author="Andy O'DWYER" w:date="2025-02-04T15:45:00Z">
            <w:rPr>
              <w:rStyle w:val="VerbatimChar"/>
            </w:rPr>
          </w:rPrChange>
        </w:rPr>
        <w:t xml:space="preserve">, et al contrario si rende più </w:t>
      </w:r>
      <w:proofErr w:type="spellStart"/>
      <w:r w:rsidRPr="005702CF">
        <w:rPr>
          <w:rStyle w:val="VerbatimChar"/>
          <w:lang w:val="fr-CH"/>
          <w:rPrChange w:id="782" w:author="Andy O'DWYER" w:date="2025-02-04T15:45:00Z">
            <w:rPr>
              <w:rStyle w:val="VerbatimChar"/>
            </w:rPr>
          </w:rPrChange>
        </w:rPr>
        <w:t>splendida</w:t>
      </w:r>
      <w:proofErr w:type="spellEnd"/>
      <w:r w:rsidRPr="005702CF">
        <w:rPr>
          <w:rStyle w:val="VerbatimChar"/>
          <w:lang w:val="fr-CH"/>
          <w:rPrChange w:id="783" w:author="Andy O'DWYER" w:date="2025-02-04T15:45:00Z">
            <w:rPr>
              <w:rStyle w:val="VerbatimChar"/>
            </w:rPr>
          </w:rPrChange>
        </w:rPr>
        <w:t xml:space="preserve"> et </w:t>
      </w:r>
      <w:proofErr w:type="spellStart"/>
      <w:r w:rsidRPr="005702CF">
        <w:rPr>
          <w:rStyle w:val="VerbatimChar"/>
          <w:lang w:val="fr-CH"/>
          <w:rPrChange w:id="784" w:author="Andy O'DWYER" w:date="2025-02-04T15:45:00Z">
            <w:rPr>
              <w:rStyle w:val="VerbatimChar"/>
            </w:rPr>
          </w:rPrChange>
        </w:rPr>
        <w:t>rilucente</w:t>
      </w:r>
      <w:proofErr w:type="spellEnd"/>
      <w:r w:rsidRPr="005702CF">
        <w:rPr>
          <w:rStyle w:val="VerbatimChar"/>
          <w:lang w:val="fr-CH"/>
          <w:rPrChange w:id="785" w:author="Andy O'DWYER" w:date="2025-02-04T15:45:00Z">
            <w:rPr>
              <w:rStyle w:val="VerbatimChar"/>
            </w:rPr>
          </w:rPrChange>
        </w:rPr>
        <w:t xml:space="preserve"> al </w:t>
      </w:r>
      <w:proofErr w:type="spellStart"/>
      <w:r w:rsidRPr="005702CF">
        <w:rPr>
          <w:rStyle w:val="VerbatimChar"/>
          <w:lang w:val="fr-CH"/>
          <w:rPrChange w:id="786" w:author="Andy O'DWYER" w:date="2025-02-04T15:45:00Z">
            <w:rPr>
              <w:rStyle w:val="VerbatimChar"/>
            </w:rPr>
          </w:rPrChange>
        </w:rPr>
        <w:t>centuplo</w:t>
      </w:r>
      <w:proofErr w:type="spellEnd"/>
      <w:r w:rsidRPr="005702CF">
        <w:rPr>
          <w:rStyle w:val="VerbatimChar"/>
          <w:lang w:val="fr-CH"/>
          <w:rPrChange w:id="787" w:author="Andy O'DWYER" w:date="2025-02-04T15:45:00Z">
            <w:rPr>
              <w:rStyle w:val="VerbatimChar"/>
            </w:rPr>
          </w:rPrChange>
        </w:rPr>
        <w:t xml:space="preserve"> </w:t>
      </w:r>
      <w:proofErr w:type="spellStart"/>
      <w:r w:rsidRPr="005702CF">
        <w:rPr>
          <w:rStyle w:val="VerbatimChar"/>
          <w:lang w:val="fr-CH"/>
          <w:rPrChange w:id="788" w:author="Andy O'DWYER" w:date="2025-02-04T15:45:00Z">
            <w:rPr>
              <w:rStyle w:val="VerbatimChar"/>
            </w:rPr>
          </w:rPrChange>
        </w:rPr>
        <w:t>nell’adversità</w:t>
      </w:r>
      <w:proofErr w:type="spellEnd"/>
      <w:r w:rsidRPr="005702CF">
        <w:rPr>
          <w:rStyle w:val="VerbatimChar"/>
          <w:lang w:val="fr-CH"/>
          <w:rPrChange w:id="789" w:author="Andy O'DWYER" w:date="2025-02-04T15:45:00Z">
            <w:rPr>
              <w:rStyle w:val="VerbatimChar"/>
            </w:rPr>
          </w:rPrChange>
        </w:rPr>
        <w:t xml:space="preserve"> </w:t>
      </w:r>
      <w:proofErr w:type="spellStart"/>
      <w:r w:rsidRPr="005702CF">
        <w:rPr>
          <w:rStyle w:val="VerbatimChar"/>
          <w:lang w:val="fr-CH"/>
          <w:rPrChange w:id="790" w:author="Andy O'DWYER" w:date="2025-02-04T15:45:00Z">
            <w:rPr>
              <w:rStyle w:val="VerbatimChar"/>
            </w:rPr>
          </w:rPrChange>
        </w:rPr>
        <w:t>che</w:t>
      </w:r>
      <w:proofErr w:type="spellEnd"/>
      <w:r w:rsidRPr="005702CF">
        <w:rPr>
          <w:rStyle w:val="VerbatimChar"/>
          <w:lang w:val="fr-CH"/>
          <w:rPrChange w:id="791" w:author="Andy O'DWYER" w:date="2025-02-04T15:45:00Z">
            <w:rPr>
              <w:rStyle w:val="VerbatimChar"/>
            </w:rPr>
          </w:rPrChange>
        </w:rPr>
        <w:t xml:space="preserve"> </w:t>
      </w:r>
      <w:proofErr w:type="spellStart"/>
      <w:r w:rsidRPr="005702CF">
        <w:rPr>
          <w:rStyle w:val="VerbatimChar"/>
          <w:lang w:val="fr-CH"/>
          <w:rPrChange w:id="792" w:author="Andy O'DWYER" w:date="2025-02-04T15:45:00Z">
            <w:rPr>
              <w:rStyle w:val="VerbatimChar"/>
            </w:rPr>
          </w:rPrChange>
        </w:rPr>
        <w:t>gli</w:t>
      </w:r>
      <w:proofErr w:type="spellEnd"/>
      <w:r w:rsidRPr="005702CF">
        <w:rPr>
          <w:rStyle w:val="VerbatimChar"/>
          <w:lang w:val="fr-CH"/>
          <w:rPrChange w:id="793" w:author="Andy O'DWYER" w:date="2025-02-04T15:45:00Z">
            <w:rPr>
              <w:rStyle w:val="VerbatimChar"/>
            </w:rPr>
          </w:rPrChange>
        </w:rPr>
        <w:t xml:space="preserve"> </w:t>
      </w:r>
      <w:proofErr w:type="spellStart"/>
      <w:r w:rsidRPr="005702CF">
        <w:rPr>
          <w:rStyle w:val="VerbatimChar"/>
          <w:lang w:val="fr-CH"/>
          <w:rPrChange w:id="794" w:author="Andy O'DWYER" w:date="2025-02-04T15:45:00Z">
            <w:rPr>
              <w:rStyle w:val="VerbatimChar"/>
            </w:rPr>
          </w:rPrChange>
        </w:rPr>
        <w:t>porgi</w:t>
      </w:r>
      <w:proofErr w:type="spellEnd"/>
      <w:r w:rsidRPr="005702CF">
        <w:rPr>
          <w:rStyle w:val="VerbatimChar"/>
          <w:lang w:val="fr-CH"/>
          <w:rPrChange w:id="795" w:author="Andy O'DWYER" w:date="2025-02-04T15:45:00Z">
            <w:rPr>
              <w:rStyle w:val="VerbatimChar"/>
            </w:rPr>
          </w:rPrChange>
        </w:rPr>
        <w:t xml:space="preserve"> la </w:t>
      </w:r>
      <w:proofErr w:type="spellStart"/>
      <w:r w:rsidRPr="005702CF">
        <w:rPr>
          <w:rStyle w:val="VerbatimChar"/>
          <w:lang w:val="fr-CH"/>
          <w:rPrChange w:id="796" w:author="Andy O'DWYER" w:date="2025-02-04T15:45:00Z">
            <w:rPr>
              <w:rStyle w:val="VerbatimChar"/>
            </w:rPr>
          </w:rPrChange>
        </w:rPr>
        <w:t>fragilità</w:t>
      </w:r>
      <w:proofErr w:type="spellEnd"/>
      <w:r w:rsidRPr="005702CF">
        <w:rPr>
          <w:rStyle w:val="VerbatimChar"/>
          <w:lang w:val="fr-CH"/>
          <w:rPrChange w:id="797" w:author="Andy O'DWYER" w:date="2025-02-04T15:45:00Z">
            <w:rPr>
              <w:rStyle w:val="VerbatimChar"/>
            </w:rPr>
          </w:rPrChange>
        </w:rPr>
        <w:t xml:space="preserve"> </w:t>
      </w:r>
      <w:proofErr w:type="spellStart"/>
      <w:r w:rsidRPr="005702CF">
        <w:rPr>
          <w:rStyle w:val="VerbatimChar"/>
          <w:lang w:val="fr-CH"/>
          <w:rPrChange w:id="798" w:author="Andy O'DWYER" w:date="2025-02-04T15:45:00Z">
            <w:rPr>
              <w:rStyle w:val="VerbatimChar"/>
            </w:rPr>
          </w:rPrChange>
        </w:rPr>
        <w:t>humana</w:t>
      </w:r>
      <w:proofErr w:type="spellEnd"/>
      <w:r w:rsidRPr="005702CF">
        <w:rPr>
          <w:rStyle w:val="VerbatimChar"/>
          <w:lang w:val="fr-CH"/>
          <w:rPrChange w:id="799" w:author="Andy O'DWYER" w:date="2025-02-04T15:45:00Z">
            <w:rPr>
              <w:rStyle w:val="VerbatimChar"/>
            </w:rPr>
          </w:rPrChange>
        </w:rPr>
        <w:t xml:space="preserve">; </w:t>
      </w:r>
      <w:proofErr w:type="spellStart"/>
      <w:r w:rsidRPr="005702CF">
        <w:rPr>
          <w:rStyle w:val="VerbatimChar"/>
          <w:lang w:val="fr-CH"/>
          <w:rPrChange w:id="800" w:author="Andy O'DWYER" w:date="2025-02-04T15:45:00Z">
            <w:rPr>
              <w:rStyle w:val="VerbatimChar"/>
            </w:rPr>
          </w:rPrChange>
        </w:rPr>
        <w:t>sì</w:t>
      </w:r>
      <w:proofErr w:type="spellEnd"/>
      <w:r w:rsidRPr="005702CF">
        <w:rPr>
          <w:rStyle w:val="VerbatimChar"/>
          <w:lang w:val="fr-CH"/>
          <w:rPrChange w:id="801" w:author="Andy O'DWYER" w:date="2025-02-04T15:45:00Z">
            <w:rPr>
              <w:rStyle w:val="VerbatimChar"/>
            </w:rPr>
          </w:rPrChange>
        </w:rPr>
        <w:t xml:space="preserve"> come li più </w:t>
      </w:r>
      <w:proofErr w:type="spellStart"/>
      <w:r w:rsidRPr="005702CF">
        <w:rPr>
          <w:rStyle w:val="VerbatimChar"/>
          <w:lang w:val="fr-CH"/>
          <w:rPrChange w:id="802" w:author="Andy O'DWYER" w:date="2025-02-04T15:45:00Z">
            <w:rPr>
              <w:rStyle w:val="VerbatimChar"/>
            </w:rPr>
          </w:rPrChange>
        </w:rPr>
        <w:t>generosi</w:t>
      </w:r>
      <w:proofErr w:type="spellEnd"/>
      <w:r w:rsidRPr="005702CF">
        <w:rPr>
          <w:rStyle w:val="VerbatimChar"/>
          <w:lang w:val="fr-CH"/>
          <w:rPrChange w:id="803" w:author="Andy O'DWYER" w:date="2025-02-04T15:45:00Z">
            <w:rPr>
              <w:rStyle w:val="VerbatimChar"/>
            </w:rPr>
          </w:rPrChange>
        </w:rPr>
        <w:t xml:space="preserve"> </w:t>
      </w:r>
      <w:proofErr w:type="spellStart"/>
      <w:r w:rsidRPr="005702CF">
        <w:rPr>
          <w:rStyle w:val="VerbatimChar"/>
          <w:lang w:val="fr-CH"/>
          <w:rPrChange w:id="804" w:author="Andy O'DWYER" w:date="2025-02-04T15:45:00Z">
            <w:rPr>
              <w:rStyle w:val="VerbatimChar"/>
            </w:rPr>
          </w:rPrChange>
        </w:rPr>
        <w:t>del</w:t>
      </w:r>
      <w:proofErr w:type="spellEnd"/>
      <w:r w:rsidRPr="005702CF">
        <w:rPr>
          <w:rStyle w:val="VerbatimChar"/>
          <w:lang w:val="fr-CH"/>
          <w:rPrChange w:id="805" w:author="Andy O'DWYER" w:date="2025-02-04T15:45:00Z">
            <w:rPr>
              <w:rStyle w:val="VerbatimChar"/>
            </w:rPr>
          </w:rPrChange>
        </w:rPr>
        <w:t xml:space="preserve"> </w:t>
      </w:r>
      <w:proofErr w:type="spellStart"/>
      <w:r w:rsidRPr="005702CF">
        <w:rPr>
          <w:rStyle w:val="VerbatimChar"/>
          <w:lang w:val="fr-CH"/>
          <w:rPrChange w:id="806" w:author="Andy O'DWYER" w:date="2025-02-04T15:45:00Z">
            <w:rPr>
              <w:rStyle w:val="VerbatimChar"/>
            </w:rPr>
          </w:rPrChange>
        </w:rPr>
        <w:t>mondo</w:t>
      </w:r>
      <w:proofErr w:type="spellEnd"/>
      <w:r w:rsidRPr="005702CF">
        <w:rPr>
          <w:rStyle w:val="VerbatimChar"/>
          <w:lang w:val="fr-CH"/>
          <w:rPrChange w:id="807" w:author="Andy O'DWYER" w:date="2025-02-04T15:45:00Z">
            <w:rPr>
              <w:rStyle w:val="VerbatimChar"/>
            </w:rPr>
          </w:rPrChange>
        </w:rPr>
        <w:t xml:space="preserve"> </w:t>
      </w:r>
      <w:proofErr w:type="spellStart"/>
      <w:r w:rsidRPr="005702CF">
        <w:rPr>
          <w:rStyle w:val="VerbatimChar"/>
          <w:lang w:val="fr-CH"/>
          <w:rPrChange w:id="808" w:author="Andy O'DWYER" w:date="2025-02-04T15:45:00Z">
            <w:rPr>
              <w:rStyle w:val="VerbatimChar"/>
            </w:rPr>
          </w:rPrChange>
        </w:rPr>
        <w:t>passarebbono</w:t>
      </w:r>
      <w:proofErr w:type="spellEnd"/>
      <w:r w:rsidRPr="005702CF">
        <w:rPr>
          <w:rStyle w:val="VerbatimChar"/>
          <w:lang w:val="fr-CH"/>
          <w:rPrChange w:id="809" w:author="Andy O'DWYER" w:date="2025-02-04T15:45:00Z">
            <w:rPr>
              <w:rStyle w:val="VerbatimChar"/>
            </w:rPr>
          </w:rPrChange>
        </w:rPr>
        <w:t xml:space="preserve"> </w:t>
      </w:r>
      <w:proofErr w:type="spellStart"/>
      <w:r w:rsidRPr="005702CF">
        <w:rPr>
          <w:rStyle w:val="VerbatimChar"/>
          <w:lang w:val="fr-CH"/>
          <w:rPrChange w:id="810" w:author="Andy O'DWYER" w:date="2025-02-04T15:45:00Z">
            <w:rPr>
              <w:rStyle w:val="VerbatimChar"/>
            </w:rPr>
          </w:rPrChange>
        </w:rPr>
        <w:t>vva</w:t>
      </w:r>
      <w:proofErr w:type="spellEnd"/>
      <w:r w:rsidRPr="005702CF">
        <w:rPr>
          <w:rStyle w:val="VerbatimChar"/>
          <w:lang w:val="fr-CH"/>
          <w:rPrChange w:id="811" w:author="Andy O'DWYER" w:date="2025-02-04T15:45:00Z">
            <w:rPr>
              <w:rStyle w:val="VerbatimChar"/>
            </w:rPr>
          </w:rPrChange>
        </w:rPr>
        <w:t xml:space="preserve"> </w:t>
      </w:r>
      <w:proofErr w:type="spellStart"/>
      <w:r w:rsidRPr="005702CF">
        <w:rPr>
          <w:rStyle w:val="VerbatimChar"/>
          <w:lang w:val="fr-CH"/>
          <w:rPrChange w:id="812" w:author="Andy O'DWYER" w:date="2025-02-04T15:45:00Z">
            <w:rPr>
              <w:rStyle w:val="VerbatimChar"/>
            </w:rPr>
          </w:rPrChange>
        </w:rPr>
        <w:t>vita</w:t>
      </w:r>
      <w:proofErr w:type="spellEnd"/>
      <w:r w:rsidRPr="005702CF">
        <w:rPr>
          <w:rStyle w:val="VerbatimChar"/>
          <w:lang w:val="fr-CH"/>
          <w:rPrChange w:id="813" w:author="Andy O'DWYER" w:date="2025-02-04T15:45:00Z">
            <w:rPr>
              <w:rStyle w:val="VerbatimChar"/>
            </w:rPr>
          </w:rPrChange>
        </w:rPr>
        <w:t xml:space="preserve"> </w:t>
      </w:r>
      <w:proofErr w:type="spellStart"/>
      <w:r w:rsidRPr="005702CF">
        <w:rPr>
          <w:rStyle w:val="VerbatimChar"/>
          <w:lang w:val="fr-CH"/>
          <w:rPrChange w:id="814" w:author="Andy O'DWYER" w:date="2025-02-04T15:45:00Z">
            <w:rPr>
              <w:rStyle w:val="VerbatimChar"/>
            </w:rPr>
          </w:rPrChange>
        </w:rPr>
        <w:t>ignava</w:t>
      </w:r>
      <w:proofErr w:type="spellEnd"/>
      <w:r w:rsidRPr="005702CF">
        <w:rPr>
          <w:rStyle w:val="VerbatimChar"/>
          <w:lang w:val="fr-CH"/>
          <w:rPrChange w:id="815" w:author="Andy O'DWYER" w:date="2025-02-04T15:45:00Z">
            <w:rPr>
              <w:rStyle w:val="VerbatimChar"/>
            </w:rPr>
          </w:rPrChange>
        </w:rPr>
        <w:t xml:space="preserve"> et </w:t>
      </w:r>
      <w:proofErr w:type="spellStart"/>
      <w:r w:rsidRPr="005702CF">
        <w:rPr>
          <w:rStyle w:val="VerbatimChar"/>
          <w:lang w:val="fr-CH"/>
          <w:rPrChange w:id="816" w:author="Andy O'DWYER" w:date="2025-02-04T15:45:00Z">
            <w:rPr>
              <w:rStyle w:val="VerbatimChar"/>
            </w:rPr>
          </w:rPrChange>
        </w:rPr>
        <w:t>indegna</w:t>
      </w:r>
      <w:proofErr w:type="spellEnd"/>
      <w:r w:rsidRPr="005702CF">
        <w:rPr>
          <w:rStyle w:val="VerbatimChar"/>
          <w:lang w:val="fr-CH"/>
          <w:rPrChange w:id="817" w:author="Andy O'DWYER" w:date="2025-02-04T15:45:00Z">
            <w:rPr>
              <w:rStyle w:val="VerbatimChar"/>
            </w:rPr>
          </w:rPrChange>
        </w:rPr>
        <w:t xml:space="preserve"> di </w:t>
      </w:r>
      <w:proofErr w:type="spellStart"/>
      <w:r w:rsidRPr="005702CF">
        <w:rPr>
          <w:rStyle w:val="VerbatimChar"/>
          <w:lang w:val="fr-CH"/>
          <w:rPrChange w:id="818" w:author="Andy O'DWYER" w:date="2025-02-04T15:45:00Z">
            <w:rPr>
              <w:rStyle w:val="VerbatimChar"/>
            </w:rPr>
          </w:rPrChange>
        </w:rPr>
        <w:t>memoria</w:t>
      </w:r>
      <w:proofErr w:type="spellEnd"/>
      <w:r w:rsidRPr="005702CF">
        <w:rPr>
          <w:rStyle w:val="VerbatimChar"/>
          <w:lang w:val="fr-CH"/>
          <w:rPrChange w:id="819" w:author="Andy O'DWYER" w:date="2025-02-04T15:45:00Z">
            <w:rPr>
              <w:rStyle w:val="VerbatimChar"/>
            </w:rPr>
          </w:rPrChange>
        </w:rPr>
        <w:t xml:space="preserve">, se </w:t>
      </w:r>
      <w:proofErr w:type="spellStart"/>
      <w:r w:rsidRPr="005702CF">
        <w:rPr>
          <w:rStyle w:val="VerbatimChar"/>
          <w:lang w:val="fr-CH"/>
          <w:rPrChange w:id="820" w:author="Andy O'DWYER" w:date="2025-02-04T15:45:00Z">
            <w:rPr>
              <w:rStyle w:val="VerbatimChar"/>
            </w:rPr>
          </w:rPrChange>
        </w:rPr>
        <w:t>gli</w:t>
      </w:r>
      <w:proofErr w:type="spellEnd"/>
      <w:r w:rsidRPr="005702CF">
        <w:rPr>
          <w:rStyle w:val="VerbatimChar"/>
          <w:lang w:val="fr-CH"/>
          <w:rPrChange w:id="821" w:author="Andy O'DWYER" w:date="2025-02-04T15:45:00Z">
            <w:rPr>
              <w:rStyle w:val="VerbatimChar"/>
            </w:rPr>
          </w:rPrChange>
        </w:rPr>
        <w:t xml:space="preserve"> </w:t>
      </w:r>
      <w:proofErr w:type="spellStart"/>
      <w:r w:rsidRPr="005702CF">
        <w:rPr>
          <w:rStyle w:val="VerbatimChar"/>
          <w:lang w:val="fr-CH"/>
          <w:rPrChange w:id="822" w:author="Andy O'DWYER" w:date="2025-02-04T15:45:00Z">
            <w:rPr>
              <w:rStyle w:val="VerbatimChar"/>
            </w:rPr>
          </w:rPrChange>
        </w:rPr>
        <w:t>mancassero</w:t>
      </w:r>
      <w:proofErr w:type="spellEnd"/>
      <w:r w:rsidRPr="005702CF">
        <w:rPr>
          <w:rStyle w:val="VerbatimChar"/>
          <w:lang w:val="fr-CH"/>
          <w:rPrChange w:id="823" w:author="Andy O'DWYER" w:date="2025-02-04T15:45:00Z">
            <w:rPr>
              <w:rStyle w:val="VerbatimChar"/>
            </w:rPr>
          </w:rPrChange>
        </w:rPr>
        <w:t xml:space="preserve"> </w:t>
      </w:r>
      <w:proofErr w:type="spellStart"/>
      <w:r w:rsidRPr="005702CF">
        <w:rPr>
          <w:rStyle w:val="VerbatimChar"/>
          <w:lang w:val="fr-CH"/>
          <w:rPrChange w:id="824" w:author="Andy O'DWYER" w:date="2025-02-04T15:45:00Z">
            <w:rPr>
              <w:rStyle w:val="VerbatimChar"/>
            </w:rPr>
          </w:rPrChange>
        </w:rPr>
        <w:t>nemici</w:t>
      </w:r>
      <w:proofErr w:type="spellEnd"/>
      <w:r w:rsidRPr="005702CF">
        <w:rPr>
          <w:rStyle w:val="VerbatimChar"/>
          <w:lang w:val="fr-CH"/>
          <w:rPrChange w:id="825" w:author="Andy O'DWYER" w:date="2025-02-04T15:45:00Z">
            <w:rPr>
              <w:rStyle w:val="VerbatimChar"/>
            </w:rPr>
          </w:rPrChange>
        </w:rPr>
        <w:t xml:space="preserve"> et </w:t>
      </w:r>
      <w:proofErr w:type="spellStart"/>
      <w:r w:rsidRPr="005702CF">
        <w:rPr>
          <w:rStyle w:val="VerbatimChar"/>
          <w:lang w:val="fr-CH"/>
          <w:rPrChange w:id="826" w:author="Andy O'DWYER" w:date="2025-02-04T15:45:00Z">
            <w:rPr>
              <w:rStyle w:val="VerbatimChar"/>
            </w:rPr>
          </w:rPrChange>
        </w:rPr>
        <w:t>occasioni</w:t>
      </w:r>
      <w:proofErr w:type="spellEnd"/>
      <w:r w:rsidRPr="005702CF">
        <w:rPr>
          <w:rStyle w:val="VerbatimChar"/>
          <w:lang w:val="fr-CH"/>
          <w:rPrChange w:id="827" w:author="Andy O'DWYER" w:date="2025-02-04T15:45:00Z">
            <w:rPr>
              <w:rStyle w:val="VerbatimChar"/>
            </w:rPr>
          </w:rPrChange>
        </w:rPr>
        <w:t xml:space="preserve"> de </w:t>
      </w:r>
      <w:proofErr w:type="spellStart"/>
      <w:r w:rsidRPr="005702CF">
        <w:rPr>
          <w:rStyle w:val="VerbatimChar"/>
          <w:lang w:val="fr-CH"/>
          <w:rPrChange w:id="828" w:author="Andy O'DWYER" w:date="2025-02-04T15:45:00Z">
            <w:rPr>
              <w:rStyle w:val="VerbatimChar"/>
            </w:rPr>
          </w:rPrChange>
        </w:rPr>
        <w:t>guerra</w:t>
      </w:r>
      <w:proofErr w:type="spellEnd"/>
      <w:r w:rsidRPr="005702CF">
        <w:rPr>
          <w:rStyle w:val="VerbatimChar"/>
          <w:lang w:val="fr-CH"/>
          <w:rPrChange w:id="829" w:author="Andy O'DWYER" w:date="2025-02-04T15:45:00Z">
            <w:rPr>
              <w:rStyle w:val="VerbatimChar"/>
            </w:rPr>
          </w:rPrChange>
        </w:rPr>
        <w:t xml:space="preserve"> e di </w:t>
      </w:r>
      <w:proofErr w:type="spellStart"/>
      <w:r w:rsidRPr="005702CF">
        <w:rPr>
          <w:rStyle w:val="VerbatimChar"/>
          <w:lang w:val="fr-CH"/>
          <w:rPrChange w:id="830" w:author="Andy O'DWYER" w:date="2025-02-04T15:45:00Z">
            <w:rPr>
              <w:rStyle w:val="VerbatimChar"/>
            </w:rPr>
          </w:rPrChange>
        </w:rPr>
        <w:t>vittoria</w:t>
      </w:r>
      <w:proofErr w:type="spellEnd"/>
      <w:r w:rsidRPr="005702CF">
        <w:rPr>
          <w:rStyle w:val="VerbatimChar"/>
          <w:lang w:val="fr-CH"/>
          <w:rPrChange w:id="831" w:author="Andy O'DWYER" w:date="2025-02-04T15:45:00Z">
            <w:rPr>
              <w:rStyle w:val="VerbatimChar"/>
            </w:rPr>
          </w:rPrChange>
        </w:rPr>
        <w:t xml:space="preserve"> da </w:t>
      </w:r>
      <w:proofErr w:type="spellStart"/>
      <w:r w:rsidRPr="005702CF">
        <w:rPr>
          <w:rStyle w:val="VerbatimChar"/>
          <w:lang w:val="fr-CH"/>
          <w:rPrChange w:id="832" w:author="Andy O'DWYER" w:date="2025-02-04T15:45:00Z">
            <w:rPr>
              <w:rStyle w:val="VerbatimChar"/>
            </w:rPr>
          </w:rPrChange>
        </w:rPr>
        <w:t>cssercitar</w:t>
      </w:r>
      <w:proofErr w:type="spellEnd"/>
      <w:r w:rsidRPr="005702CF">
        <w:rPr>
          <w:rStyle w:val="VerbatimChar"/>
          <w:lang w:val="fr-CH"/>
          <w:rPrChange w:id="833" w:author="Andy O'DWYER" w:date="2025-02-04T15:45:00Z">
            <w:rPr>
              <w:rStyle w:val="VerbatimChar"/>
            </w:rPr>
          </w:rPrChange>
        </w:rPr>
        <w:t xml:space="preserve"> il </w:t>
      </w:r>
      <w:proofErr w:type="spellStart"/>
      <w:r w:rsidRPr="005702CF">
        <w:rPr>
          <w:rStyle w:val="VerbatimChar"/>
          <w:lang w:val="fr-CH"/>
          <w:rPrChange w:id="834" w:author="Andy O'DWYER" w:date="2025-02-04T15:45:00Z">
            <w:rPr>
              <w:rStyle w:val="VerbatimChar"/>
            </w:rPr>
          </w:rPrChange>
        </w:rPr>
        <w:t>lor</w:t>
      </w:r>
      <w:proofErr w:type="spellEnd"/>
      <w:r w:rsidRPr="005702CF">
        <w:rPr>
          <w:rStyle w:val="VerbatimChar"/>
          <w:lang w:val="fr-CH"/>
          <w:rPrChange w:id="835" w:author="Andy O'DWYER" w:date="2025-02-04T15:45:00Z">
            <w:rPr>
              <w:rStyle w:val="VerbatimChar"/>
            </w:rPr>
          </w:rPrChange>
        </w:rPr>
        <w:t xml:space="preserve"> </w:t>
      </w:r>
      <w:proofErr w:type="spellStart"/>
      <w:r w:rsidRPr="005702CF">
        <w:rPr>
          <w:rStyle w:val="VerbatimChar"/>
          <w:lang w:val="fr-CH"/>
          <w:rPrChange w:id="836" w:author="Andy O'DWYER" w:date="2025-02-04T15:45:00Z">
            <w:rPr>
              <w:rStyle w:val="VerbatimChar"/>
            </w:rPr>
          </w:rPrChange>
        </w:rPr>
        <w:t>valore</w:t>
      </w:r>
      <w:proofErr w:type="spellEnd"/>
      <w:r w:rsidRPr="005702CF">
        <w:rPr>
          <w:rStyle w:val="VerbatimChar"/>
          <w:lang w:val="fr-CH"/>
          <w:rPrChange w:id="837" w:author="Andy O'DWYER" w:date="2025-02-04T15:45:00Z">
            <w:rPr>
              <w:rStyle w:val="VerbatimChar"/>
            </w:rPr>
          </w:rPrChange>
        </w:rPr>
        <w:t xml:space="preserve">, la </w:t>
      </w:r>
      <w:proofErr w:type="spellStart"/>
      <w:r w:rsidRPr="005702CF">
        <w:rPr>
          <w:rStyle w:val="VerbatimChar"/>
          <w:lang w:val="fr-CH"/>
          <w:rPrChange w:id="838" w:author="Andy O'DWYER" w:date="2025-02-04T15:45:00Z">
            <w:rPr>
              <w:rStyle w:val="VerbatimChar"/>
            </w:rPr>
          </w:rPrChange>
        </w:rPr>
        <w:t>sola</w:t>
      </w:r>
      <w:proofErr w:type="spellEnd"/>
      <w:r w:rsidRPr="005702CF">
        <w:rPr>
          <w:rStyle w:val="VerbatimChar"/>
          <w:lang w:val="fr-CH"/>
          <w:rPrChange w:id="839" w:author="Andy O'DWYER" w:date="2025-02-04T15:45:00Z">
            <w:rPr>
              <w:rStyle w:val="VerbatimChar"/>
            </w:rPr>
          </w:rPrChange>
        </w:rPr>
        <w:t xml:space="preserve"> </w:t>
      </w:r>
      <w:proofErr w:type="spellStart"/>
      <w:r w:rsidRPr="005702CF">
        <w:rPr>
          <w:rStyle w:val="VerbatimChar"/>
          <w:lang w:val="fr-CH"/>
          <w:rPrChange w:id="840" w:author="Andy O'DWYER" w:date="2025-02-04T15:45:00Z">
            <w:rPr>
              <w:rStyle w:val="VerbatimChar"/>
            </w:rPr>
          </w:rPrChange>
        </w:rPr>
        <w:t>adversità</w:t>
      </w:r>
      <w:proofErr w:type="spellEnd"/>
      <w:r w:rsidRPr="005702CF">
        <w:rPr>
          <w:rStyle w:val="VerbatimChar"/>
          <w:lang w:val="fr-CH"/>
          <w:rPrChange w:id="841" w:author="Andy O'DWYER" w:date="2025-02-04T15:45:00Z">
            <w:rPr>
              <w:rStyle w:val="VerbatimChar"/>
            </w:rPr>
          </w:rPrChange>
        </w:rPr>
        <w:t xml:space="preserve"> </w:t>
      </w:r>
      <w:proofErr w:type="spellStart"/>
      <w:r w:rsidRPr="005702CF">
        <w:rPr>
          <w:rStyle w:val="VerbatimChar"/>
          <w:lang w:val="fr-CH"/>
          <w:rPrChange w:id="842" w:author="Andy O'DWYER" w:date="2025-02-04T15:45:00Z">
            <w:rPr>
              <w:rStyle w:val="VerbatimChar"/>
            </w:rPr>
          </w:rPrChange>
        </w:rPr>
        <w:t>prencipalmente</w:t>
      </w:r>
      <w:proofErr w:type="spellEnd"/>
      <w:r w:rsidRPr="005702CF">
        <w:rPr>
          <w:rStyle w:val="VerbatimChar"/>
          <w:lang w:val="fr-CH"/>
          <w:rPrChange w:id="843" w:author="Andy O'DWYER" w:date="2025-02-04T15:45:00Z">
            <w:rPr>
              <w:rStyle w:val="VerbatimChar"/>
            </w:rPr>
          </w:rPrChange>
        </w:rPr>
        <w:t xml:space="preserve"> </w:t>
      </w:r>
      <w:proofErr w:type="spellStart"/>
      <w:r w:rsidRPr="005702CF">
        <w:rPr>
          <w:rStyle w:val="VerbatimChar"/>
          <w:lang w:val="fr-CH"/>
          <w:rPrChange w:id="844" w:author="Andy O'DWYER" w:date="2025-02-04T15:45:00Z">
            <w:rPr>
              <w:rStyle w:val="VerbatimChar"/>
            </w:rPr>
          </w:rPrChange>
        </w:rPr>
        <w:t>havendo</w:t>
      </w:r>
      <w:proofErr w:type="spellEnd"/>
      <w:r w:rsidRPr="005702CF">
        <w:rPr>
          <w:rStyle w:val="VerbatimChar"/>
          <w:lang w:val="fr-CH"/>
          <w:rPrChange w:id="845" w:author="Andy O'DWYER" w:date="2025-02-04T15:45:00Z">
            <w:rPr>
              <w:rStyle w:val="VerbatimChar"/>
            </w:rPr>
          </w:rPrChange>
        </w:rPr>
        <w:t xml:space="preserve"> </w:t>
      </w:r>
      <w:proofErr w:type="spellStart"/>
      <w:r w:rsidRPr="005702CF">
        <w:rPr>
          <w:rStyle w:val="VerbatimChar"/>
          <w:lang w:val="fr-CH"/>
          <w:rPrChange w:id="846" w:author="Andy O'DWYER" w:date="2025-02-04T15:45:00Z">
            <w:rPr>
              <w:rStyle w:val="VerbatimChar"/>
            </w:rPr>
          </w:rPrChange>
        </w:rPr>
        <w:t>fatto</w:t>
      </w:r>
      <w:proofErr w:type="spellEnd"/>
      <w:r w:rsidRPr="005702CF">
        <w:rPr>
          <w:rStyle w:val="VerbatimChar"/>
          <w:lang w:val="fr-CH"/>
          <w:rPrChange w:id="847" w:author="Andy O'DWYER" w:date="2025-02-04T15:45:00Z">
            <w:rPr>
              <w:rStyle w:val="VerbatimChar"/>
            </w:rPr>
          </w:rPrChange>
        </w:rPr>
        <w:t xml:space="preserve"> </w:t>
      </w:r>
      <w:proofErr w:type="spellStart"/>
      <w:r w:rsidRPr="005702CF">
        <w:rPr>
          <w:rStyle w:val="VerbatimChar"/>
          <w:lang w:val="fr-CH"/>
          <w:rPrChange w:id="848" w:author="Andy O'DWYER" w:date="2025-02-04T15:45:00Z">
            <w:rPr>
              <w:rStyle w:val="VerbatimChar"/>
            </w:rPr>
          </w:rPrChange>
        </w:rPr>
        <w:t>celeberrimo</w:t>
      </w:r>
      <w:proofErr w:type="spellEnd"/>
      <w:r w:rsidRPr="005702CF">
        <w:rPr>
          <w:rStyle w:val="VerbatimChar"/>
          <w:lang w:val="fr-CH"/>
          <w:rPrChange w:id="849" w:author="Andy O'DWYER" w:date="2025-02-04T15:45:00Z">
            <w:rPr>
              <w:rStyle w:val="VerbatimChar"/>
            </w:rPr>
          </w:rPrChange>
        </w:rPr>
        <w:t xml:space="preserve"> il </w:t>
      </w:r>
      <w:proofErr w:type="spellStart"/>
      <w:r w:rsidRPr="005702CF">
        <w:rPr>
          <w:rStyle w:val="VerbatimChar"/>
          <w:lang w:val="fr-CH"/>
          <w:rPrChange w:id="850" w:author="Andy O'DWYER" w:date="2025-02-04T15:45:00Z">
            <w:rPr>
              <w:rStyle w:val="VerbatimChar"/>
            </w:rPr>
          </w:rPrChange>
        </w:rPr>
        <w:t>buon</w:t>
      </w:r>
      <w:proofErr w:type="spellEnd"/>
      <w:r w:rsidRPr="005702CF">
        <w:rPr>
          <w:rStyle w:val="VerbatimChar"/>
          <w:lang w:val="fr-CH"/>
          <w:rPrChange w:id="851" w:author="Andy O'DWYER" w:date="2025-02-04T15:45:00Z">
            <w:rPr>
              <w:rStyle w:val="VerbatimChar"/>
            </w:rPr>
          </w:rPrChange>
        </w:rPr>
        <w:t xml:space="preserve"> </w:t>
      </w:r>
      <w:proofErr w:type="spellStart"/>
      <w:r w:rsidRPr="005702CF">
        <w:rPr>
          <w:rStyle w:val="VerbatimChar"/>
          <w:lang w:val="fr-CH"/>
          <w:rPrChange w:id="852" w:author="Andy O'DWYER" w:date="2025-02-04T15:45:00Z">
            <w:rPr>
              <w:rStyle w:val="VerbatimChar"/>
            </w:rPr>
          </w:rPrChange>
        </w:rPr>
        <w:t>Giobbo</w:t>
      </w:r>
      <w:proofErr w:type="spellEnd"/>
      <w:r w:rsidRPr="005702CF">
        <w:rPr>
          <w:rStyle w:val="VerbatimChar"/>
          <w:lang w:val="fr-CH"/>
          <w:rPrChange w:id="853" w:author="Andy O'DWYER" w:date="2025-02-04T15:45:00Z">
            <w:rPr>
              <w:rStyle w:val="VerbatimChar"/>
            </w:rPr>
          </w:rPrChange>
        </w:rPr>
        <w:t xml:space="preserve"> et </w:t>
      </w:r>
      <w:proofErr w:type="spellStart"/>
      <w:r w:rsidRPr="005702CF">
        <w:rPr>
          <w:rStyle w:val="VerbatimChar"/>
          <w:lang w:val="fr-CH"/>
          <w:rPrChange w:id="854" w:author="Andy O'DWYER" w:date="2025-02-04T15:45:00Z">
            <w:rPr>
              <w:rStyle w:val="VerbatimChar"/>
            </w:rPr>
          </w:rPrChange>
        </w:rPr>
        <w:t>tanti</w:t>
      </w:r>
      <w:proofErr w:type="spellEnd"/>
      <w:r w:rsidRPr="005702CF">
        <w:rPr>
          <w:rStyle w:val="VerbatimChar"/>
          <w:lang w:val="fr-CH"/>
          <w:rPrChange w:id="855" w:author="Andy O'DWYER" w:date="2025-02-04T15:45:00Z">
            <w:rPr>
              <w:rStyle w:val="VerbatimChar"/>
            </w:rPr>
          </w:rPrChange>
        </w:rPr>
        <w:t xml:space="preserve"> </w:t>
      </w:r>
      <w:proofErr w:type="spellStart"/>
      <w:r w:rsidRPr="005702CF">
        <w:rPr>
          <w:rStyle w:val="VerbatimChar"/>
          <w:lang w:val="fr-CH"/>
          <w:rPrChange w:id="856" w:author="Andy O'DWYER" w:date="2025-02-04T15:45:00Z">
            <w:rPr>
              <w:rStyle w:val="VerbatimChar"/>
            </w:rPr>
          </w:rPrChange>
        </w:rPr>
        <w:t>Sli</w:t>
      </w:r>
      <w:proofErr w:type="spellEnd"/>
      <w:r w:rsidRPr="005702CF">
        <w:rPr>
          <w:rStyle w:val="VerbatimChar"/>
          <w:lang w:val="fr-CH"/>
          <w:rPrChange w:id="857" w:author="Andy O'DWYER" w:date="2025-02-04T15:45:00Z">
            <w:rPr>
              <w:rStyle w:val="VerbatimChar"/>
            </w:rPr>
          </w:rPrChange>
        </w:rPr>
        <w:t xml:space="preserve">' </w:t>
      </w:r>
      <w:proofErr w:type="spellStart"/>
      <w:r w:rsidRPr="005702CF">
        <w:rPr>
          <w:rStyle w:val="VerbatimChar"/>
          <w:lang w:val="fr-CH"/>
          <w:rPrChange w:id="858" w:author="Andy O'DWYER" w:date="2025-02-04T15:45:00Z">
            <w:rPr>
              <w:rStyle w:val="VerbatimChar"/>
            </w:rPr>
          </w:rPrChange>
        </w:rPr>
        <w:t>Padri</w:t>
      </w:r>
      <w:proofErr w:type="spellEnd"/>
      <w:r w:rsidRPr="005702CF">
        <w:rPr>
          <w:rStyle w:val="VerbatimChar"/>
          <w:lang w:val="fr-CH"/>
          <w:rPrChange w:id="859" w:author="Andy O'DWYER" w:date="2025-02-04T15:45:00Z">
            <w:rPr>
              <w:rStyle w:val="VerbatimChar"/>
            </w:rPr>
          </w:rPrChange>
        </w:rPr>
        <w:t xml:space="preserve"> et </w:t>
      </w:r>
      <w:proofErr w:type="spellStart"/>
      <w:r w:rsidRPr="005702CF">
        <w:rPr>
          <w:rStyle w:val="VerbatimChar"/>
          <w:lang w:val="fr-CH"/>
          <w:rPrChange w:id="860" w:author="Andy O'DWYER" w:date="2025-02-04T15:45:00Z">
            <w:rPr>
              <w:rStyle w:val="VerbatimChar"/>
            </w:rPr>
          </w:rPrChange>
        </w:rPr>
        <w:t>philosophi</w:t>
      </w:r>
      <w:proofErr w:type="spellEnd"/>
      <w:r w:rsidRPr="005702CF">
        <w:rPr>
          <w:rStyle w:val="VerbatimChar"/>
          <w:lang w:val="fr-CH"/>
          <w:rPrChange w:id="861" w:author="Andy O'DWYER" w:date="2025-02-04T15:45:00Z">
            <w:rPr>
              <w:rStyle w:val="VerbatimChar"/>
            </w:rPr>
          </w:rPrChange>
        </w:rPr>
        <w:t xml:space="preserve"> </w:t>
      </w:r>
      <w:proofErr w:type="spellStart"/>
      <w:r w:rsidRPr="005702CF">
        <w:rPr>
          <w:rStyle w:val="VerbatimChar"/>
          <w:lang w:val="fr-CH"/>
          <w:rPrChange w:id="862" w:author="Andy O'DWYER" w:date="2025-02-04T15:45:00Z">
            <w:rPr>
              <w:rStyle w:val="VerbatimChar"/>
            </w:rPr>
          </w:rPrChange>
        </w:rPr>
        <w:t>delli</w:t>
      </w:r>
      <w:proofErr w:type="spellEnd"/>
      <w:r w:rsidRPr="005702CF">
        <w:rPr>
          <w:rStyle w:val="VerbatimChar"/>
          <w:lang w:val="fr-CH"/>
          <w:rPrChange w:id="863" w:author="Andy O'DWYER" w:date="2025-02-04T15:45:00Z">
            <w:rPr>
              <w:rStyle w:val="VerbatimChar"/>
            </w:rPr>
          </w:rPrChange>
        </w:rPr>
        <w:t xml:space="preserve"> </w:t>
      </w:r>
      <w:proofErr w:type="spellStart"/>
      <w:r w:rsidRPr="005702CF">
        <w:rPr>
          <w:rStyle w:val="VerbatimChar"/>
          <w:lang w:val="fr-CH"/>
          <w:rPrChange w:id="864" w:author="Andy O'DWYER" w:date="2025-02-04T15:45:00Z">
            <w:rPr>
              <w:rStyle w:val="VerbatimChar"/>
            </w:rPr>
          </w:rPrChange>
        </w:rPr>
        <w:t>maggiori</w:t>
      </w:r>
      <w:proofErr w:type="spellEnd"/>
      <w:r w:rsidRPr="005702CF">
        <w:rPr>
          <w:rStyle w:val="VerbatimChar"/>
          <w:lang w:val="fr-CH"/>
          <w:rPrChange w:id="865" w:author="Andy O'DWYER" w:date="2025-02-04T15:45:00Z">
            <w:rPr>
              <w:rStyle w:val="VerbatimChar"/>
            </w:rPr>
          </w:rPrChange>
        </w:rPr>
        <w:t xml:space="preserve"> dell’ </w:t>
      </w:r>
      <w:proofErr w:type="spellStart"/>
      <w:r w:rsidRPr="005702CF">
        <w:rPr>
          <w:rStyle w:val="VerbatimChar"/>
          <w:lang w:val="fr-CH"/>
          <w:rPrChange w:id="866" w:author="Andy O'DWYER" w:date="2025-02-04T15:45:00Z">
            <w:rPr>
              <w:rStyle w:val="VerbatimChar"/>
            </w:rPr>
          </w:rPrChange>
        </w:rPr>
        <w:t>antiquità</w:t>
      </w:r>
      <w:proofErr w:type="spellEnd"/>
      <w:r w:rsidRPr="005702CF">
        <w:rPr>
          <w:rStyle w:val="VerbatimChar"/>
          <w:lang w:val="fr-CH"/>
          <w:rPrChange w:id="867" w:author="Andy O'DWYER" w:date="2025-02-04T15:45:00Z">
            <w:rPr>
              <w:rStyle w:val="VerbatimChar"/>
            </w:rPr>
          </w:rPrChange>
        </w:rPr>
        <w:t xml:space="preserve">, la </w:t>
      </w:r>
      <w:proofErr w:type="spellStart"/>
      <w:r w:rsidRPr="005702CF">
        <w:rPr>
          <w:rStyle w:val="VerbatimChar"/>
          <w:lang w:val="fr-CH"/>
          <w:rPrChange w:id="868" w:author="Andy O'DWYER" w:date="2025-02-04T15:45:00Z">
            <w:rPr>
              <w:rStyle w:val="VerbatimChar"/>
            </w:rPr>
          </w:rPrChange>
        </w:rPr>
        <w:t>cui</w:t>
      </w:r>
      <w:proofErr w:type="spellEnd"/>
      <w:r w:rsidRPr="005702CF">
        <w:rPr>
          <w:rStyle w:val="VerbatimChar"/>
          <w:lang w:val="fr-CH"/>
          <w:rPrChange w:id="869" w:author="Andy O'DWYER" w:date="2025-02-04T15:45:00Z">
            <w:rPr>
              <w:rStyle w:val="VerbatimChar"/>
            </w:rPr>
          </w:rPrChange>
        </w:rPr>
        <w:t xml:space="preserve"> </w:t>
      </w:r>
      <w:proofErr w:type="spellStart"/>
      <w:r w:rsidRPr="005702CF">
        <w:rPr>
          <w:rStyle w:val="VerbatimChar"/>
          <w:lang w:val="fr-CH"/>
          <w:rPrChange w:id="870" w:author="Andy O'DWYER" w:date="2025-02-04T15:45:00Z">
            <w:rPr>
              <w:rStyle w:val="VerbatimChar"/>
            </w:rPr>
          </w:rPrChange>
        </w:rPr>
        <w:t>constanza</w:t>
      </w:r>
      <w:proofErr w:type="spellEnd"/>
      <w:r w:rsidRPr="005702CF">
        <w:rPr>
          <w:rStyle w:val="VerbatimChar"/>
          <w:lang w:val="fr-CH"/>
          <w:rPrChange w:id="871" w:author="Andy O'DWYER" w:date="2025-02-04T15:45:00Z">
            <w:rPr>
              <w:rStyle w:val="VerbatimChar"/>
            </w:rPr>
          </w:rPrChange>
        </w:rPr>
        <w:t xml:space="preserve"> et </w:t>
      </w:r>
      <w:proofErr w:type="spellStart"/>
      <w:r w:rsidRPr="005702CF">
        <w:rPr>
          <w:rStyle w:val="VerbatimChar"/>
          <w:lang w:val="fr-CH"/>
          <w:rPrChange w:id="872" w:author="Andy O'DWYER" w:date="2025-02-04T15:45:00Z">
            <w:rPr>
              <w:rStyle w:val="VerbatimChar"/>
            </w:rPr>
          </w:rPrChange>
        </w:rPr>
        <w:t>magnanimità</w:t>
      </w:r>
      <w:proofErr w:type="spellEnd"/>
      <w:r w:rsidRPr="005702CF">
        <w:rPr>
          <w:rStyle w:val="VerbatimChar"/>
          <w:lang w:val="fr-CH"/>
          <w:rPrChange w:id="873" w:author="Andy O'DWYER" w:date="2025-02-04T15:45:00Z">
            <w:rPr>
              <w:rStyle w:val="VerbatimChar"/>
            </w:rPr>
          </w:rPrChange>
        </w:rPr>
        <w:t xml:space="preserve"> </w:t>
      </w:r>
      <w:proofErr w:type="spellStart"/>
      <w:r w:rsidRPr="005702CF">
        <w:rPr>
          <w:rStyle w:val="VerbatimChar"/>
          <w:lang w:val="fr-CH"/>
          <w:rPrChange w:id="874" w:author="Andy O'DWYER" w:date="2025-02-04T15:45:00Z">
            <w:rPr>
              <w:rStyle w:val="VerbatimChar"/>
            </w:rPr>
          </w:rPrChange>
        </w:rPr>
        <w:t>gli</w:t>
      </w:r>
      <w:proofErr w:type="spellEnd"/>
      <w:r w:rsidRPr="005702CF">
        <w:rPr>
          <w:rStyle w:val="VerbatimChar"/>
          <w:lang w:val="fr-CH"/>
          <w:rPrChange w:id="875" w:author="Andy O'DWYER" w:date="2025-02-04T15:45:00Z">
            <w:rPr>
              <w:rStyle w:val="VerbatimChar"/>
            </w:rPr>
          </w:rPrChange>
        </w:rPr>
        <w:t xml:space="preserve"> ha </w:t>
      </w:r>
      <w:proofErr w:type="spellStart"/>
      <w:r w:rsidRPr="005702CF">
        <w:rPr>
          <w:rStyle w:val="VerbatimChar"/>
          <w:lang w:val="fr-CH"/>
          <w:rPrChange w:id="876" w:author="Andy O'DWYER" w:date="2025-02-04T15:45:00Z">
            <w:rPr>
              <w:rStyle w:val="VerbatimChar"/>
            </w:rPr>
          </w:rPrChange>
        </w:rPr>
        <w:t>fatti</w:t>
      </w:r>
      <w:proofErr w:type="spellEnd"/>
      <w:r w:rsidRPr="005702CF">
        <w:rPr>
          <w:rStyle w:val="VerbatimChar"/>
          <w:lang w:val="fr-CH"/>
          <w:rPrChange w:id="877" w:author="Andy O'DWYER" w:date="2025-02-04T15:45:00Z">
            <w:rPr>
              <w:rStyle w:val="VerbatimChar"/>
            </w:rPr>
          </w:rPrChange>
        </w:rPr>
        <w:t xml:space="preserve"> </w:t>
      </w:r>
      <w:proofErr w:type="spellStart"/>
      <w:r w:rsidRPr="005702CF">
        <w:rPr>
          <w:rStyle w:val="VerbatimChar"/>
          <w:lang w:val="fr-CH"/>
          <w:rPrChange w:id="878" w:author="Andy O'DWYER" w:date="2025-02-04T15:45:00Z">
            <w:rPr>
              <w:rStyle w:val="VerbatimChar"/>
            </w:rPr>
          </w:rPrChange>
        </w:rPr>
        <w:t>degni</w:t>
      </w:r>
      <w:proofErr w:type="spellEnd"/>
      <w:r w:rsidRPr="005702CF">
        <w:rPr>
          <w:rStyle w:val="VerbatimChar"/>
          <w:lang w:val="fr-CH"/>
          <w:rPrChange w:id="879" w:author="Andy O'DWYER" w:date="2025-02-04T15:45:00Z">
            <w:rPr>
              <w:rStyle w:val="VerbatimChar"/>
            </w:rPr>
          </w:rPrChange>
        </w:rPr>
        <w:t xml:space="preserve"> d’</w:t>
      </w:r>
      <w:proofErr w:type="spellStart"/>
      <w:r w:rsidRPr="005702CF">
        <w:rPr>
          <w:rStyle w:val="VerbatimChar"/>
          <w:lang w:val="fr-CH"/>
          <w:rPrChange w:id="880" w:author="Andy O'DWYER" w:date="2025-02-04T15:45:00Z">
            <w:rPr>
              <w:rStyle w:val="VerbatimChar"/>
            </w:rPr>
          </w:rPrChange>
        </w:rPr>
        <w:t>ammiratione</w:t>
      </w:r>
      <w:proofErr w:type="spellEnd"/>
      <w:r w:rsidRPr="005702CF">
        <w:rPr>
          <w:rStyle w:val="VerbatimChar"/>
          <w:lang w:val="fr-CH"/>
          <w:rPrChange w:id="881" w:author="Andy O'DWYER" w:date="2025-02-04T15:45:00Z">
            <w:rPr>
              <w:rStyle w:val="VerbatimChar"/>
            </w:rPr>
          </w:rPrChange>
        </w:rPr>
        <w:t xml:space="preserve"> </w:t>
      </w:r>
      <w:proofErr w:type="spellStart"/>
      <w:r w:rsidRPr="005702CF">
        <w:rPr>
          <w:rStyle w:val="VerbatimChar"/>
          <w:lang w:val="fr-CH"/>
          <w:rPrChange w:id="882" w:author="Andy O'DWYER" w:date="2025-02-04T15:45:00Z">
            <w:rPr>
              <w:rStyle w:val="VerbatimChar"/>
            </w:rPr>
          </w:rPrChange>
        </w:rPr>
        <w:t>alli</w:t>
      </w:r>
      <w:proofErr w:type="spellEnd"/>
      <w:r w:rsidRPr="005702CF">
        <w:rPr>
          <w:rStyle w:val="VerbatimChar"/>
          <w:lang w:val="fr-CH"/>
          <w:rPrChange w:id="883" w:author="Andy O'DWYER" w:date="2025-02-04T15:45:00Z">
            <w:rPr>
              <w:rStyle w:val="VerbatimChar"/>
            </w:rPr>
          </w:rPrChange>
        </w:rPr>
        <w:t xml:space="preserve"> </w:t>
      </w:r>
      <w:proofErr w:type="spellStart"/>
      <w:r w:rsidRPr="005702CF">
        <w:rPr>
          <w:rStyle w:val="VerbatimChar"/>
          <w:lang w:val="fr-CH"/>
          <w:rPrChange w:id="884" w:author="Andy O'DWYER" w:date="2025-02-04T15:45:00Z">
            <w:rPr>
              <w:rStyle w:val="VerbatimChar"/>
            </w:rPr>
          </w:rPrChange>
        </w:rPr>
        <w:t>postori</w:t>
      </w:r>
      <w:proofErr w:type="spellEnd"/>
      <w:r w:rsidRPr="005702CF">
        <w:rPr>
          <w:rStyle w:val="VerbatimChar"/>
          <w:lang w:val="fr-CH"/>
          <w:rPrChange w:id="885" w:author="Andy O'DWYER" w:date="2025-02-04T15:45:00Z">
            <w:rPr>
              <w:rStyle w:val="VerbatimChar"/>
            </w:rPr>
          </w:rPrChange>
        </w:rPr>
        <w:t xml:space="preserve">, come </w:t>
      </w:r>
      <w:proofErr w:type="spellStart"/>
      <w:r w:rsidRPr="005702CF">
        <w:rPr>
          <w:rStyle w:val="VerbatimChar"/>
          <w:lang w:val="fr-CH"/>
          <w:rPrChange w:id="886" w:author="Andy O'DWYER" w:date="2025-02-04T15:45:00Z">
            <w:rPr>
              <w:rStyle w:val="VerbatimChar"/>
            </w:rPr>
          </w:rPrChange>
        </w:rPr>
        <w:t>sarà</w:t>
      </w:r>
      <w:proofErr w:type="spellEnd"/>
      <w:r w:rsidRPr="005702CF">
        <w:rPr>
          <w:rStyle w:val="VerbatimChar"/>
          <w:lang w:val="fr-CH"/>
          <w:rPrChange w:id="887" w:author="Andy O'DWYER" w:date="2025-02-04T15:45:00Z">
            <w:rPr>
              <w:rStyle w:val="VerbatimChar"/>
            </w:rPr>
          </w:rPrChange>
        </w:rPr>
        <w:t xml:space="preserve"> anche V. S. </w:t>
      </w:r>
      <w:proofErr w:type="spellStart"/>
      <w:r w:rsidRPr="005702CF">
        <w:rPr>
          <w:rStyle w:val="VerbatimChar"/>
          <w:lang w:val="fr-CH"/>
          <w:rPrChange w:id="888" w:author="Andy O'DWYER" w:date="2025-02-04T15:45:00Z">
            <w:rPr>
              <w:rStyle w:val="VerbatimChar"/>
            </w:rPr>
          </w:rPrChange>
        </w:rPr>
        <w:t>Illli</w:t>
      </w:r>
      <w:proofErr w:type="spellEnd"/>
      <w:r w:rsidRPr="005702CF">
        <w:rPr>
          <w:rStyle w:val="VerbatimChar"/>
          <w:lang w:val="fr-CH"/>
          <w:rPrChange w:id="889" w:author="Andy O'DWYER" w:date="2025-02-04T15:45:00Z">
            <w:rPr>
              <w:rStyle w:val="VerbatimChar"/>
            </w:rPr>
          </w:rPrChange>
        </w:rPr>
        <w:t xml:space="preserve">", </w:t>
      </w:r>
      <w:proofErr w:type="spellStart"/>
      <w:r w:rsidRPr="005702CF">
        <w:rPr>
          <w:rStyle w:val="VerbatimChar"/>
          <w:lang w:val="fr-CH"/>
          <w:rPrChange w:id="890" w:author="Andy O'DWYER" w:date="2025-02-04T15:45:00Z">
            <w:rPr>
              <w:rStyle w:val="VerbatimChar"/>
            </w:rPr>
          </w:rPrChange>
        </w:rPr>
        <w:t>nonostante</w:t>
      </w:r>
      <w:proofErr w:type="spellEnd"/>
      <w:r w:rsidRPr="005702CF">
        <w:rPr>
          <w:rStyle w:val="VerbatimChar"/>
          <w:lang w:val="fr-CH"/>
          <w:rPrChange w:id="891" w:author="Andy O'DWYER" w:date="2025-02-04T15:45:00Z">
            <w:rPr>
              <w:rStyle w:val="VerbatimChar"/>
            </w:rPr>
          </w:rPrChange>
        </w:rPr>
        <w:t xml:space="preserve"> </w:t>
      </w:r>
      <w:proofErr w:type="spellStart"/>
      <w:r w:rsidRPr="005702CF">
        <w:rPr>
          <w:rStyle w:val="VerbatimChar"/>
          <w:lang w:val="fr-CH"/>
          <w:rPrChange w:id="892" w:author="Andy O'DWYER" w:date="2025-02-04T15:45:00Z">
            <w:rPr>
              <w:rStyle w:val="VerbatimChar"/>
            </w:rPr>
          </w:rPrChange>
        </w:rPr>
        <w:t>qual</w:t>
      </w:r>
      <w:proofErr w:type="spellEnd"/>
      <w:r w:rsidRPr="005702CF">
        <w:rPr>
          <w:rStyle w:val="VerbatimChar"/>
          <w:lang w:val="fr-CH"/>
          <w:rPrChange w:id="893" w:author="Andy O'DWYER" w:date="2025-02-04T15:45:00Z">
            <w:rPr>
              <w:rStyle w:val="VerbatimChar"/>
            </w:rPr>
          </w:rPrChange>
        </w:rPr>
        <w:t xml:space="preserve"> si </w:t>
      </w:r>
      <w:proofErr w:type="spellStart"/>
      <w:r w:rsidRPr="005702CF">
        <w:rPr>
          <w:rStyle w:val="VerbatimChar"/>
          <w:lang w:val="fr-CH"/>
          <w:rPrChange w:id="894" w:author="Andy O'DWYER" w:date="2025-02-04T15:45:00Z">
            <w:rPr>
              <w:rStyle w:val="VerbatimChar"/>
            </w:rPr>
          </w:rPrChange>
        </w:rPr>
        <w:t>voglia</w:t>
      </w:r>
      <w:proofErr w:type="spellEnd"/>
      <w:r w:rsidRPr="005702CF">
        <w:rPr>
          <w:rStyle w:val="VerbatimChar"/>
          <w:lang w:val="fr-CH"/>
          <w:rPrChange w:id="895" w:author="Andy O'DWYER" w:date="2025-02-04T15:45:00Z">
            <w:rPr>
              <w:rStyle w:val="VerbatimChar"/>
            </w:rPr>
          </w:rPrChange>
        </w:rPr>
        <w:t xml:space="preserve"> </w:t>
      </w:r>
      <w:proofErr w:type="spellStart"/>
      <w:r w:rsidRPr="005702CF">
        <w:rPr>
          <w:rStyle w:val="VerbatimChar"/>
          <w:lang w:val="fr-CH"/>
          <w:rPrChange w:id="896" w:author="Andy O'DWYER" w:date="2025-02-04T15:45:00Z">
            <w:rPr>
              <w:rStyle w:val="VerbatimChar"/>
            </w:rPr>
          </w:rPrChange>
        </w:rPr>
        <w:t>morsura</w:t>
      </w:r>
      <w:proofErr w:type="spellEnd"/>
      <w:r w:rsidRPr="005702CF">
        <w:rPr>
          <w:rStyle w:val="VerbatimChar"/>
          <w:lang w:val="fr-CH"/>
          <w:rPrChange w:id="897" w:author="Andy O'DWYER" w:date="2025-02-04T15:45:00Z">
            <w:rPr>
              <w:rStyle w:val="VerbatimChar"/>
            </w:rPr>
          </w:rPrChange>
        </w:rPr>
        <w:t xml:space="preserve"> dell’ </w:t>
      </w:r>
      <w:proofErr w:type="spellStart"/>
      <w:r w:rsidRPr="005702CF">
        <w:rPr>
          <w:rStyle w:val="VerbatimChar"/>
          <w:lang w:val="fr-CH"/>
          <w:rPrChange w:id="898" w:author="Andy O'DWYER" w:date="2025-02-04T15:45:00Z">
            <w:rPr>
              <w:rStyle w:val="VerbatimChar"/>
            </w:rPr>
          </w:rPrChange>
        </w:rPr>
        <w:t>invidia</w:t>
      </w:r>
      <w:proofErr w:type="spellEnd"/>
      <w:r w:rsidRPr="005702CF">
        <w:rPr>
          <w:rStyle w:val="VerbatimChar"/>
          <w:lang w:val="fr-CH"/>
          <w:rPrChange w:id="899" w:author="Andy O'DWYER" w:date="2025-02-04T15:45:00Z">
            <w:rPr>
              <w:rStyle w:val="VerbatimChar"/>
            </w:rPr>
          </w:rPrChange>
        </w:rPr>
        <w:t xml:space="preserve">. Et quel </w:t>
      </w:r>
      <w:proofErr w:type="spellStart"/>
      <w:r w:rsidRPr="005702CF">
        <w:rPr>
          <w:rStyle w:val="VerbatimChar"/>
          <w:lang w:val="fr-CH"/>
          <w:rPrChange w:id="900" w:author="Andy O'DWYER" w:date="2025-02-04T15:45:00Z">
            <w:rPr>
              <w:rStyle w:val="VerbatimChar"/>
            </w:rPr>
          </w:rPrChange>
        </w:rPr>
        <w:t>voto</w:t>
      </w:r>
      <w:proofErr w:type="spellEnd"/>
      <w:r w:rsidRPr="005702CF">
        <w:rPr>
          <w:rStyle w:val="VerbatimChar"/>
          <w:lang w:val="fr-CH"/>
          <w:rPrChange w:id="901" w:author="Andy O'DWYER" w:date="2025-02-04T15:45:00Z">
            <w:rPr>
              <w:rStyle w:val="VerbatimChar"/>
            </w:rPr>
          </w:rPrChange>
        </w:rPr>
        <w:t xml:space="preserve"> solo </w:t>
      </w:r>
      <w:proofErr w:type="spellStart"/>
      <w:r w:rsidRPr="005702CF">
        <w:rPr>
          <w:rStyle w:val="VerbatimChar"/>
          <w:lang w:val="fr-CH"/>
          <w:rPrChange w:id="902" w:author="Andy O'DWYER" w:date="2025-02-04T15:45:00Z">
            <w:rPr>
              <w:rStyle w:val="VerbatimChar"/>
            </w:rPr>
          </w:rPrChange>
        </w:rPr>
        <w:t>che</w:t>
      </w:r>
      <w:proofErr w:type="spellEnd"/>
      <w:r w:rsidRPr="005702CF">
        <w:rPr>
          <w:rStyle w:val="VerbatimChar"/>
          <w:lang w:val="fr-CH"/>
          <w:rPrChange w:id="903" w:author="Andy O'DWYER" w:date="2025-02-04T15:45:00Z">
            <w:rPr>
              <w:rStyle w:val="VerbatimChar"/>
            </w:rPr>
          </w:rPrChange>
        </w:rPr>
        <w:t xml:space="preserve"> con </w:t>
      </w:r>
      <w:proofErr w:type="spellStart"/>
      <w:r w:rsidRPr="005702CF">
        <w:rPr>
          <w:rStyle w:val="VerbatimChar"/>
          <w:lang w:val="fr-CH"/>
          <w:rPrChange w:id="904" w:author="Andy O'DWYER" w:date="2025-02-04T15:45:00Z">
            <w:rPr>
              <w:rStyle w:val="VerbatimChar"/>
            </w:rPr>
          </w:rPrChange>
        </w:rPr>
        <w:t>tanta</w:t>
      </w:r>
      <w:proofErr w:type="spellEnd"/>
      <w:r w:rsidRPr="005702CF">
        <w:rPr>
          <w:rStyle w:val="VerbatimChar"/>
          <w:lang w:val="fr-CH"/>
          <w:rPrChange w:id="905" w:author="Andy O'DWYER" w:date="2025-02-04T15:45:00Z">
            <w:rPr>
              <w:rStyle w:val="VerbatimChar"/>
            </w:rPr>
          </w:rPrChange>
        </w:rPr>
        <w:t xml:space="preserve"> </w:t>
      </w:r>
      <w:proofErr w:type="spellStart"/>
      <w:r w:rsidRPr="005702CF">
        <w:rPr>
          <w:rStyle w:val="VerbatimChar"/>
          <w:lang w:val="fr-CH"/>
          <w:rPrChange w:id="906" w:author="Andy O'DWYER" w:date="2025-02-04T15:45:00Z">
            <w:rPr>
              <w:rStyle w:val="VerbatimChar"/>
            </w:rPr>
          </w:rPrChange>
        </w:rPr>
        <w:t>gentilezza</w:t>
      </w:r>
      <w:proofErr w:type="spellEnd"/>
      <w:r w:rsidRPr="005702CF">
        <w:rPr>
          <w:rStyle w:val="VerbatimChar"/>
          <w:lang w:val="fr-CH"/>
          <w:rPrChange w:id="907" w:author="Andy O'DWYER" w:date="2025-02-04T15:45:00Z">
            <w:rPr>
              <w:rStyle w:val="VerbatimChar"/>
            </w:rPr>
          </w:rPrChange>
        </w:rPr>
        <w:t xml:space="preserve"> et </w:t>
      </w:r>
      <w:proofErr w:type="spellStart"/>
      <w:r w:rsidRPr="005702CF">
        <w:rPr>
          <w:rStyle w:val="VerbatimChar"/>
          <w:lang w:val="fr-CH"/>
          <w:rPrChange w:id="908" w:author="Andy O'DWYER" w:date="2025-02-04T15:45:00Z">
            <w:rPr>
              <w:rStyle w:val="VerbatimChar"/>
            </w:rPr>
          </w:rPrChange>
        </w:rPr>
        <w:t>gravissima</w:t>
      </w:r>
      <w:proofErr w:type="spellEnd"/>
      <w:r w:rsidRPr="005702CF">
        <w:rPr>
          <w:rStyle w:val="VerbatimChar"/>
          <w:lang w:val="fr-CH"/>
          <w:rPrChange w:id="909" w:author="Andy O'DWYER" w:date="2025-02-04T15:45:00Z">
            <w:rPr>
              <w:rStyle w:val="VerbatimChar"/>
            </w:rPr>
          </w:rPrChange>
        </w:rPr>
        <w:t xml:space="preserve"> </w:t>
      </w:r>
      <w:proofErr w:type="spellStart"/>
      <w:r w:rsidRPr="005702CF">
        <w:rPr>
          <w:rStyle w:val="VerbatimChar"/>
          <w:lang w:val="fr-CH"/>
          <w:rPrChange w:id="910" w:author="Andy O'DWYER" w:date="2025-02-04T15:45:00Z">
            <w:rPr>
              <w:rStyle w:val="VerbatimChar"/>
            </w:rPr>
          </w:rPrChange>
        </w:rPr>
        <w:t>prudenza</w:t>
      </w:r>
      <w:proofErr w:type="spellEnd"/>
      <w:r w:rsidRPr="005702CF">
        <w:rPr>
          <w:rStyle w:val="VerbatimChar"/>
          <w:lang w:val="fr-CH"/>
          <w:rPrChange w:id="911" w:author="Andy O'DWYER" w:date="2025-02-04T15:45:00Z">
            <w:rPr>
              <w:rStyle w:val="VerbatimChar"/>
            </w:rPr>
          </w:rPrChange>
        </w:rPr>
        <w:t xml:space="preserve"> V. S. Illli0 si </w:t>
      </w:r>
      <w:proofErr w:type="spellStart"/>
      <w:r w:rsidRPr="005702CF">
        <w:rPr>
          <w:rStyle w:val="VerbatimChar"/>
          <w:lang w:val="fr-CH"/>
          <w:rPrChange w:id="912" w:author="Andy O'DWYER" w:date="2025-02-04T15:45:00Z">
            <w:rPr>
              <w:rStyle w:val="VerbatimChar"/>
            </w:rPr>
          </w:rPrChange>
        </w:rPr>
        <w:t>degna</w:t>
      </w:r>
      <w:proofErr w:type="spellEnd"/>
      <w:r w:rsidRPr="005702CF">
        <w:rPr>
          <w:rStyle w:val="VerbatimChar"/>
          <w:lang w:val="fr-CH"/>
          <w:rPrChange w:id="913" w:author="Andy O'DWYER" w:date="2025-02-04T15:45:00Z">
            <w:rPr>
              <w:rStyle w:val="VerbatimChar"/>
            </w:rPr>
          </w:rPrChange>
        </w:rPr>
        <w:t xml:space="preserve"> </w:t>
      </w:r>
      <w:proofErr w:type="spellStart"/>
      <w:r w:rsidRPr="005702CF">
        <w:rPr>
          <w:rStyle w:val="VerbatimChar"/>
          <w:lang w:val="fr-CH"/>
          <w:rPrChange w:id="914" w:author="Andy O'DWYER" w:date="2025-02-04T15:45:00Z">
            <w:rPr>
              <w:rStyle w:val="VerbatimChar"/>
            </w:rPr>
          </w:rPrChange>
        </w:rPr>
        <w:t>fare</w:t>
      </w:r>
      <w:proofErr w:type="spellEnd"/>
      <w:r w:rsidRPr="005702CF">
        <w:rPr>
          <w:rStyle w:val="VerbatimChar"/>
          <w:lang w:val="fr-CH"/>
          <w:rPrChange w:id="915" w:author="Andy O'DWYER" w:date="2025-02-04T15:45:00Z">
            <w:rPr>
              <w:rStyle w:val="VerbatimChar"/>
            </w:rPr>
          </w:rPrChange>
        </w:rPr>
        <w:t xml:space="preserve">, </w:t>
      </w:r>
      <w:proofErr w:type="spellStart"/>
      <w:r w:rsidRPr="005702CF">
        <w:rPr>
          <w:rStyle w:val="VerbatimChar"/>
          <w:lang w:val="fr-CH"/>
          <w:rPrChange w:id="916" w:author="Andy O'DWYER" w:date="2025-02-04T15:45:00Z">
            <w:rPr>
              <w:rStyle w:val="VerbatimChar"/>
            </w:rPr>
          </w:rPrChange>
        </w:rPr>
        <w:t>che</w:t>
      </w:r>
      <w:proofErr w:type="spellEnd"/>
      <w:r w:rsidRPr="005702CF">
        <w:rPr>
          <w:rStyle w:val="VerbatimChar"/>
          <w:lang w:val="fr-CH"/>
          <w:rPrChange w:id="917" w:author="Andy O'DWYER" w:date="2025-02-04T15:45:00Z">
            <w:rPr>
              <w:rStyle w:val="VerbatimChar"/>
            </w:rPr>
          </w:rPrChange>
        </w:rPr>
        <w:t xml:space="preserve"> </w:t>
      </w:r>
      <w:proofErr w:type="spellStart"/>
      <w:r w:rsidRPr="005702CF">
        <w:rPr>
          <w:rStyle w:val="VerbatimChar"/>
          <w:lang w:val="fr-CH"/>
          <w:rPrChange w:id="918" w:author="Andy O'DWYER" w:date="2025-02-04T15:45:00Z">
            <w:rPr>
              <w:rStyle w:val="VerbatimChar"/>
            </w:rPr>
          </w:rPrChange>
        </w:rPr>
        <w:t>trvovino</w:t>
      </w:r>
      <w:proofErr w:type="spellEnd"/>
      <w:r w:rsidRPr="005702CF">
        <w:rPr>
          <w:rStyle w:val="VerbatimChar"/>
          <w:lang w:val="fr-CH"/>
          <w:rPrChange w:id="919" w:author="Andy O'DWYER" w:date="2025-02-04T15:45:00Z">
            <w:rPr>
              <w:rStyle w:val="VerbatimChar"/>
            </w:rPr>
          </w:rPrChange>
        </w:rPr>
        <w:t xml:space="preserve"> pur </w:t>
      </w:r>
      <w:proofErr w:type="spellStart"/>
      <w:r w:rsidRPr="005702CF">
        <w:rPr>
          <w:rStyle w:val="VerbatimChar"/>
          <w:lang w:val="fr-CH"/>
          <w:rPrChange w:id="920" w:author="Andy O'DWYER" w:date="2025-02-04T15:45:00Z">
            <w:rPr>
              <w:rStyle w:val="VerbatimChar"/>
            </w:rPr>
          </w:rPrChange>
        </w:rPr>
        <w:t>nvove</w:t>
      </w:r>
      <w:proofErr w:type="spellEnd"/>
      <w:r w:rsidRPr="005702CF">
        <w:rPr>
          <w:rStyle w:val="VerbatimChar"/>
          <w:lang w:val="fr-CH"/>
          <w:rPrChange w:id="921" w:author="Andy O'DWYER" w:date="2025-02-04T15:45:00Z">
            <w:rPr>
              <w:rStyle w:val="VerbatimChar"/>
            </w:rPr>
          </w:rPrChange>
        </w:rPr>
        <w:t xml:space="preserve"> machine li </w:t>
      </w:r>
      <w:proofErr w:type="spellStart"/>
      <w:r w:rsidRPr="005702CF">
        <w:rPr>
          <w:rStyle w:val="VerbatimChar"/>
          <w:lang w:val="fr-CH"/>
          <w:rPrChange w:id="922" w:author="Andy O'DWYER" w:date="2025-02-04T15:45:00Z">
            <w:rPr>
              <w:rStyle w:val="VerbatimChar"/>
            </w:rPr>
          </w:rPrChange>
        </w:rPr>
        <w:t>suoi</w:t>
      </w:r>
      <w:proofErr w:type="spellEnd"/>
      <w:r w:rsidRPr="005702CF">
        <w:rPr>
          <w:rStyle w:val="VerbatimChar"/>
          <w:lang w:val="fr-CH"/>
          <w:rPrChange w:id="923" w:author="Andy O'DWYER" w:date="2025-02-04T15:45:00Z">
            <w:rPr>
              <w:rStyle w:val="VerbatimChar"/>
            </w:rPr>
          </w:rPrChange>
        </w:rPr>
        <w:t xml:space="preserve"> </w:t>
      </w:r>
      <w:proofErr w:type="spellStart"/>
      <w:r w:rsidRPr="005702CF">
        <w:rPr>
          <w:rStyle w:val="VerbatimChar"/>
          <w:lang w:val="fr-CH"/>
          <w:rPrChange w:id="924" w:author="Andy O'DWYER" w:date="2025-02-04T15:45:00Z">
            <w:rPr>
              <w:rStyle w:val="VerbatimChar"/>
            </w:rPr>
          </w:rPrChange>
        </w:rPr>
        <w:t>nemici</w:t>
      </w:r>
      <w:proofErr w:type="spellEnd"/>
      <w:r w:rsidRPr="005702CF">
        <w:rPr>
          <w:rStyle w:val="VerbatimChar"/>
          <w:lang w:val="fr-CH"/>
          <w:rPrChange w:id="925" w:author="Andy O'DWYER" w:date="2025-02-04T15:45:00Z">
            <w:rPr>
              <w:rStyle w:val="VerbatimChar"/>
            </w:rPr>
          </w:rPrChange>
        </w:rPr>
        <w:t xml:space="preserve">, </w:t>
      </w:r>
      <w:proofErr w:type="spellStart"/>
      <w:r w:rsidRPr="005702CF">
        <w:rPr>
          <w:rStyle w:val="VerbatimChar"/>
          <w:lang w:val="fr-CH"/>
          <w:rPrChange w:id="926" w:author="Andy O'DWYER" w:date="2025-02-04T15:45:00Z">
            <w:rPr>
              <w:rStyle w:val="VerbatimChar"/>
            </w:rPr>
          </w:rPrChange>
        </w:rPr>
        <w:t>ch’ella</w:t>
      </w:r>
      <w:proofErr w:type="spellEnd"/>
      <w:r w:rsidRPr="005702CF">
        <w:rPr>
          <w:rStyle w:val="VerbatimChar"/>
          <w:lang w:val="fr-CH"/>
          <w:rPrChange w:id="927" w:author="Andy O'DWYER" w:date="2025-02-04T15:45:00Z">
            <w:rPr>
              <w:rStyle w:val="VerbatimChar"/>
            </w:rPr>
          </w:rPrChange>
        </w:rPr>
        <w:t xml:space="preserve"> </w:t>
      </w:r>
      <w:proofErr w:type="spellStart"/>
      <w:r w:rsidRPr="005702CF">
        <w:rPr>
          <w:rStyle w:val="VerbatimChar"/>
          <w:lang w:val="fr-CH"/>
          <w:rPrChange w:id="928" w:author="Andy O'DWYER" w:date="2025-02-04T15:45:00Z">
            <w:rPr>
              <w:rStyle w:val="VerbatimChar"/>
            </w:rPr>
          </w:rPrChange>
        </w:rPr>
        <w:t>gliene</w:t>
      </w:r>
      <w:proofErr w:type="spellEnd"/>
      <w:r w:rsidRPr="005702CF">
        <w:rPr>
          <w:rStyle w:val="VerbatimChar"/>
          <w:lang w:val="fr-CH"/>
          <w:rPrChange w:id="929" w:author="Andy O'DWYER" w:date="2025-02-04T15:45:00Z">
            <w:rPr>
              <w:rStyle w:val="VerbatimChar"/>
            </w:rPr>
          </w:rPrChange>
        </w:rPr>
        <w:t xml:space="preserve"> </w:t>
      </w:r>
      <w:proofErr w:type="spellStart"/>
      <w:r w:rsidRPr="005702CF">
        <w:rPr>
          <w:rStyle w:val="VerbatimChar"/>
          <w:lang w:val="fr-CH"/>
          <w:rPrChange w:id="930" w:author="Andy O'DWYER" w:date="2025-02-04T15:45:00Z">
            <w:rPr>
              <w:rStyle w:val="VerbatimChar"/>
            </w:rPr>
          </w:rPrChange>
        </w:rPr>
        <w:t>renderà</w:t>
      </w:r>
      <w:proofErr w:type="spellEnd"/>
      <w:r w:rsidRPr="005702CF">
        <w:rPr>
          <w:rStyle w:val="VerbatimChar"/>
          <w:lang w:val="fr-CH"/>
          <w:rPrChange w:id="931" w:author="Andy O'DWYER" w:date="2025-02-04T15:45:00Z">
            <w:rPr>
              <w:rStyle w:val="VerbatimChar"/>
            </w:rPr>
          </w:rPrChange>
        </w:rPr>
        <w:t xml:space="preserve"> </w:t>
      </w:r>
      <w:proofErr w:type="spellStart"/>
      <w:r w:rsidRPr="005702CF">
        <w:rPr>
          <w:rStyle w:val="VerbatimChar"/>
          <w:lang w:val="fr-CH"/>
          <w:rPrChange w:id="932" w:author="Andy O'DWYER" w:date="2025-02-04T15:45:00Z">
            <w:rPr>
              <w:rStyle w:val="VerbatimChar"/>
            </w:rPr>
          </w:rPrChange>
        </w:rPr>
        <w:t>grazie</w:t>
      </w:r>
      <w:proofErr w:type="spellEnd"/>
      <w:r w:rsidRPr="005702CF">
        <w:rPr>
          <w:rStyle w:val="VerbatimChar"/>
          <w:lang w:val="fr-CH"/>
          <w:rPrChange w:id="933" w:author="Andy O'DWYER" w:date="2025-02-04T15:45:00Z">
            <w:rPr>
              <w:rStyle w:val="VerbatimChar"/>
            </w:rPr>
          </w:rPrChange>
        </w:rPr>
        <w:t xml:space="preserve"> se le </w:t>
      </w:r>
      <w:proofErr w:type="spellStart"/>
      <w:r w:rsidRPr="005702CF">
        <w:rPr>
          <w:rStyle w:val="VerbatimChar"/>
          <w:lang w:val="fr-CH"/>
          <w:rPrChange w:id="934" w:author="Andy O'DWYER" w:date="2025-02-04T15:45:00Z">
            <w:rPr>
              <w:rStyle w:val="VerbatimChar"/>
            </w:rPr>
          </w:rPrChange>
        </w:rPr>
        <w:t>hanno</w:t>
      </w:r>
      <w:proofErr w:type="spellEnd"/>
      <w:r w:rsidRPr="005702CF">
        <w:rPr>
          <w:rStyle w:val="VerbatimChar"/>
          <w:lang w:val="fr-CH"/>
          <w:rPrChange w:id="935" w:author="Andy O'DWYER" w:date="2025-02-04T15:45:00Z">
            <w:rPr>
              <w:rStyle w:val="VerbatimChar"/>
            </w:rPr>
          </w:rPrChange>
        </w:rPr>
        <w:t xml:space="preserve"> da </w:t>
      </w:r>
      <w:proofErr w:type="spellStart"/>
      <w:r w:rsidRPr="005702CF">
        <w:rPr>
          <w:rStyle w:val="VerbatimChar"/>
          <w:lang w:val="fr-CH"/>
          <w:rPrChange w:id="936" w:author="Andy O'DWYER" w:date="2025-02-04T15:45:00Z">
            <w:rPr>
              <w:rStyle w:val="VerbatimChar"/>
            </w:rPr>
          </w:rPrChange>
        </w:rPr>
        <w:t>fruttare</w:t>
      </w:r>
      <w:proofErr w:type="spellEnd"/>
      <w:r w:rsidRPr="005702CF">
        <w:rPr>
          <w:rStyle w:val="VerbatimChar"/>
          <w:lang w:val="fr-CH"/>
          <w:rPrChange w:id="937" w:author="Andy O'DWYER" w:date="2025-02-04T15:45:00Z">
            <w:rPr>
              <w:rStyle w:val="VerbatimChar"/>
            </w:rPr>
          </w:rPrChange>
        </w:rPr>
        <w:t xml:space="preserve"> le </w:t>
      </w:r>
      <w:proofErr w:type="spellStart"/>
      <w:r w:rsidRPr="005702CF">
        <w:rPr>
          <w:rStyle w:val="VerbatimChar"/>
          <w:lang w:val="fr-CH"/>
          <w:rPrChange w:id="938" w:author="Andy O'DWYER" w:date="2025-02-04T15:45:00Z">
            <w:rPr>
              <w:rStyle w:val="VerbatimChar"/>
            </w:rPr>
          </w:rPrChange>
        </w:rPr>
        <w:t>dolcezze</w:t>
      </w:r>
      <w:proofErr w:type="spellEnd"/>
      <w:r w:rsidRPr="005702CF">
        <w:rPr>
          <w:rStyle w:val="VerbatimChar"/>
          <w:lang w:val="fr-CH"/>
          <w:rPrChange w:id="939" w:author="Andy O'DWYER" w:date="2025-02-04T15:45:00Z">
            <w:rPr>
              <w:rStyle w:val="VerbatimChar"/>
            </w:rPr>
          </w:rPrChange>
        </w:rPr>
        <w:t xml:space="preserve"> </w:t>
      </w:r>
      <w:proofErr w:type="spellStart"/>
      <w:r w:rsidRPr="005702CF">
        <w:rPr>
          <w:rStyle w:val="VerbatimChar"/>
          <w:lang w:val="fr-CH"/>
          <w:rPrChange w:id="940" w:author="Andy O'DWYER" w:date="2025-02-04T15:45:00Z">
            <w:rPr>
              <w:rStyle w:val="VerbatimChar"/>
            </w:rPr>
          </w:rPrChange>
        </w:rPr>
        <w:t>ch’ella</w:t>
      </w:r>
      <w:proofErr w:type="spellEnd"/>
      <w:r w:rsidRPr="005702CF">
        <w:rPr>
          <w:rStyle w:val="VerbatimChar"/>
          <w:lang w:val="fr-CH"/>
          <w:rPrChange w:id="941" w:author="Andy O'DWYER" w:date="2025-02-04T15:45:00Z">
            <w:rPr>
              <w:rStyle w:val="VerbatimChar"/>
            </w:rPr>
          </w:rPrChange>
        </w:rPr>
        <w:t xml:space="preserve"> sente </w:t>
      </w:r>
      <w:proofErr w:type="spellStart"/>
      <w:r w:rsidRPr="005702CF">
        <w:rPr>
          <w:rStyle w:val="VerbatimChar"/>
          <w:lang w:val="fr-CH"/>
          <w:rPrChange w:id="942" w:author="Andy O'DWYER" w:date="2025-02-04T15:45:00Z">
            <w:rPr>
              <w:rStyle w:val="VerbatimChar"/>
            </w:rPr>
          </w:rPrChange>
        </w:rPr>
        <w:t>negli</w:t>
      </w:r>
      <w:proofErr w:type="spellEnd"/>
      <w:r w:rsidRPr="005702CF">
        <w:rPr>
          <w:rStyle w:val="VerbatimChar"/>
          <w:lang w:val="fr-CH"/>
          <w:rPrChange w:id="943" w:author="Andy O'DWYER" w:date="2025-02-04T15:45:00Z">
            <w:rPr>
              <w:rStyle w:val="VerbatimChar"/>
            </w:rPr>
          </w:rPrChange>
        </w:rPr>
        <w:t xml:space="preserve"> </w:t>
      </w:r>
      <w:proofErr w:type="spellStart"/>
      <w:r w:rsidRPr="005702CF">
        <w:rPr>
          <w:rStyle w:val="VerbatimChar"/>
          <w:lang w:val="fr-CH"/>
          <w:rPrChange w:id="944" w:author="Andy O'DWYER" w:date="2025-02-04T15:45:00Z">
            <w:rPr>
              <w:rStyle w:val="VerbatimChar"/>
            </w:rPr>
          </w:rPrChange>
        </w:rPr>
        <w:t>officli</w:t>
      </w:r>
      <w:proofErr w:type="spellEnd"/>
      <w:r w:rsidRPr="005702CF">
        <w:rPr>
          <w:rStyle w:val="VerbatimChar"/>
          <w:lang w:val="fr-CH"/>
          <w:rPrChange w:id="945" w:author="Andy O'DWYER" w:date="2025-02-04T15:45:00Z">
            <w:rPr>
              <w:rStyle w:val="VerbatimChar"/>
            </w:rPr>
          </w:rPrChange>
        </w:rPr>
        <w:t xml:space="preserve"> de </w:t>
      </w:r>
      <w:proofErr w:type="spellStart"/>
      <w:r w:rsidRPr="005702CF">
        <w:rPr>
          <w:rStyle w:val="VerbatimChar"/>
          <w:lang w:val="fr-CH"/>
          <w:rPrChange w:id="946" w:author="Andy O'DWYER" w:date="2025-02-04T15:45:00Z">
            <w:rPr>
              <w:rStyle w:val="VerbatimChar"/>
            </w:rPr>
          </w:rPrChange>
        </w:rPr>
        <w:t>compassione</w:t>
      </w:r>
      <w:proofErr w:type="spellEnd"/>
      <w:r w:rsidRPr="005702CF">
        <w:rPr>
          <w:rStyle w:val="VerbatimChar"/>
          <w:lang w:val="fr-CH"/>
          <w:rPrChange w:id="947" w:author="Andy O'DWYER" w:date="2025-02-04T15:45:00Z">
            <w:rPr>
              <w:rStyle w:val="VerbatimChar"/>
            </w:rPr>
          </w:rPrChange>
        </w:rPr>
        <w:t xml:space="preserve"> </w:t>
      </w:r>
      <w:proofErr w:type="spellStart"/>
      <w:r w:rsidRPr="005702CF">
        <w:rPr>
          <w:rStyle w:val="VerbatimChar"/>
          <w:lang w:val="fr-CH"/>
          <w:rPrChange w:id="948" w:author="Andy O'DWYER" w:date="2025-02-04T15:45:00Z">
            <w:rPr>
              <w:rStyle w:val="VerbatimChar"/>
            </w:rPr>
          </w:rPrChange>
        </w:rPr>
        <w:t>ch’ella</w:t>
      </w:r>
      <w:proofErr w:type="spellEnd"/>
      <w:r w:rsidRPr="005702CF">
        <w:rPr>
          <w:rStyle w:val="VerbatimChar"/>
          <w:lang w:val="fr-CH"/>
          <w:rPrChange w:id="949" w:author="Andy O'DWYER" w:date="2025-02-04T15:45:00Z">
            <w:rPr>
              <w:rStyle w:val="VerbatimChar"/>
            </w:rPr>
          </w:rPrChange>
        </w:rPr>
        <w:t xml:space="preserve"> </w:t>
      </w:r>
      <w:proofErr w:type="spellStart"/>
      <w:r w:rsidRPr="005702CF">
        <w:rPr>
          <w:rStyle w:val="VerbatimChar"/>
          <w:lang w:val="fr-CH"/>
          <w:rPrChange w:id="950" w:author="Andy O'DWYER" w:date="2025-02-04T15:45:00Z">
            <w:rPr>
              <w:rStyle w:val="VerbatimChar"/>
            </w:rPr>
          </w:rPrChange>
        </w:rPr>
        <w:t>riceve</w:t>
      </w:r>
      <w:proofErr w:type="spellEnd"/>
      <w:r w:rsidRPr="005702CF">
        <w:rPr>
          <w:rStyle w:val="VerbatimChar"/>
          <w:lang w:val="fr-CH"/>
          <w:rPrChange w:id="951" w:author="Andy O'DWYER" w:date="2025-02-04T15:45:00Z">
            <w:rPr>
              <w:rStyle w:val="VerbatimChar"/>
            </w:rPr>
          </w:rPrChange>
        </w:rPr>
        <w:t xml:space="preserve"> da </w:t>
      </w:r>
      <w:proofErr w:type="spellStart"/>
      <w:r w:rsidRPr="005702CF">
        <w:rPr>
          <w:rStyle w:val="VerbatimChar"/>
          <w:lang w:val="fr-CH"/>
          <w:rPrChange w:id="952" w:author="Andy O'DWYER" w:date="2025-02-04T15:45:00Z">
            <w:rPr>
              <w:rStyle w:val="VerbatimChar"/>
            </w:rPr>
          </w:rPrChange>
        </w:rPr>
        <w:t>gli</w:t>
      </w:r>
      <w:proofErr w:type="spellEnd"/>
      <w:r w:rsidRPr="005702CF">
        <w:rPr>
          <w:rStyle w:val="VerbatimChar"/>
          <w:lang w:val="fr-CH"/>
          <w:rPrChange w:id="953" w:author="Andy O'DWYER" w:date="2025-02-04T15:45:00Z">
            <w:rPr>
              <w:rStyle w:val="VerbatimChar"/>
            </w:rPr>
          </w:rPrChange>
        </w:rPr>
        <w:t xml:space="preserve"> </w:t>
      </w:r>
      <w:proofErr w:type="spellStart"/>
      <w:r w:rsidRPr="005702CF">
        <w:rPr>
          <w:rStyle w:val="VerbatimChar"/>
          <w:lang w:val="fr-CH"/>
          <w:rPrChange w:id="954" w:author="Andy O'DWYER" w:date="2025-02-04T15:45:00Z">
            <w:rPr>
              <w:rStyle w:val="VerbatimChar"/>
            </w:rPr>
          </w:rPrChange>
        </w:rPr>
        <w:t>amici</w:t>
      </w:r>
      <w:proofErr w:type="spellEnd"/>
      <w:r w:rsidRPr="005702CF">
        <w:rPr>
          <w:rStyle w:val="VerbatimChar"/>
          <w:lang w:val="fr-CH"/>
          <w:rPrChange w:id="955" w:author="Andy O'DWYER" w:date="2025-02-04T15:45:00Z">
            <w:rPr>
              <w:rStyle w:val="VerbatimChar"/>
            </w:rPr>
          </w:rPrChange>
        </w:rPr>
        <w:t xml:space="preserve"> et </w:t>
      </w:r>
      <w:proofErr w:type="spellStart"/>
      <w:r w:rsidRPr="005702CF">
        <w:rPr>
          <w:rStyle w:val="VerbatimChar"/>
          <w:lang w:val="fr-CH"/>
          <w:rPrChange w:id="956" w:author="Andy O'DWYER" w:date="2025-02-04T15:45:00Z">
            <w:rPr>
              <w:rStyle w:val="VerbatimChar"/>
            </w:rPr>
          </w:rPrChange>
        </w:rPr>
        <w:t>servitori</w:t>
      </w:r>
      <w:proofErr w:type="spellEnd"/>
      <w:r w:rsidRPr="005702CF">
        <w:rPr>
          <w:rStyle w:val="VerbatimChar"/>
          <w:lang w:val="fr-CH"/>
          <w:rPrChange w:id="957" w:author="Andy O'DWYER" w:date="2025-02-04T15:45:00Z">
            <w:rPr>
              <w:rStyle w:val="VerbatimChar"/>
            </w:rPr>
          </w:rPrChange>
        </w:rPr>
        <w:t xml:space="preserve">, non </w:t>
      </w:r>
      <w:proofErr w:type="spellStart"/>
      <w:r w:rsidRPr="005702CF">
        <w:rPr>
          <w:rStyle w:val="VerbatimChar"/>
          <w:lang w:val="fr-CH"/>
          <w:rPrChange w:id="958" w:author="Andy O'DWYER" w:date="2025-02-04T15:45:00Z">
            <w:rPr>
              <w:rStyle w:val="VerbatimChar"/>
            </w:rPr>
          </w:rPrChange>
        </w:rPr>
        <w:t>merita</w:t>
      </w:r>
      <w:proofErr w:type="spellEnd"/>
      <w:r w:rsidRPr="005702CF">
        <w:rPr>
          <w:rStyle w:val="VerbatimChar"/>
          <w:lang w:val="fr-CH"/>
          <w:rPrChange w:id="959" w:author="Andy O'DWYER" w:date="2025-02-04T15:45:00Z">
            <w:rPr>
              <w:rStyle w:val="VerbatimChar"/>
            </w:rPr>
          </w:rPrChange>
        </w:rPr>
        <w:t xml:space="preserve"> </w:t>
      </w:r>
      <w:proofErr w:type="spellStart"/>
      <w:r w:rsidRPr="005702CF">
        <w:rPr>
          <w:rStyle w:val="VerbatimChar"/>
          <w:lang w:val="fr-CH"/>
          <w:rPrChange w:id="960" w:author="Andy O'DWYER" w:date="2025-02-04T15:45:00Z">
            <w:rPr>
              <w:rStyle w:val="VerbatimChar"/>
            </w:rPr>
          </w:rPrChange>
        </w:rPr>
        <w:t>meno</w:t>
      </w:r>
      <w:proofErr w:type="spellEnd"/>
      <w:r w:rsidRPr="005702CF">
        <w:rPr>
          <w:rStyle w:val="VerbatimChar"/>
          <w:lang w:val="fr-CH"/>
          <w:rPrChange w:id="961" w:author="Andy O'DWYER" w:date="2025-02-04T15:45:00Z">
            <w:rPr>
              <w:rStyle w:val="VerbatimChar"/>
            </w:rPr>
          </w:rPrChange>
        </w:rPr>
        <w:t xml:space="preserve"> </w:t>
      </w:r>
      <w:proofErr w:type="spellStart"/>
      <w:r w:rsidRPr="005702CF">
        <w:rPr>
          <w:rStyle w:val="VerbatimChar"/>
          <w:lang w:val="fr-CH"/>
          <w:rPrChange w:id="962" w:author="Andy O'DWYER" w:date="2025-02-04T15:45:00Z">
            <w:rPr>
              <w:rStyle w:val="VerbatimChar"/>
            </w:rPr>
          </w:rPrChange>
        </w:rPr>
        <w:t>appresso</w:t>
      </w:r>
      <w:proofErr w:type="spellEnd"/>
      <w:r w:rsidRPr="005702CF">
        <w:rPr>
          <w:rStyle w:val="VerbatimChar"/>
          <w:lang w:val="fr-CH"/>
          <w:rPrChange w:id="963" w:author="Andy O'DWYER" w:date="2025-02-04T15:45:00Z">
            <w:rPr>
              <w:rStyle w:val="VerbatimChar"/>
            </w:rPr>
          </w:rPrChange>
        </w:rPr>
        <w:t xml:space="preserve"> la </w:t>
      </w:r>
      <w:proofErr w:type="spellStart"/>
      <w:r w:rsidRPr="005702CF">
        <w:rPr>
          <w:rStyle w:val="VerbatimChar"/>
          <w:lang w:val="fr-CH"/>
          <w:rPrChange w:id="964" w:author="Andy O'DWYER" w:date="2025-02-04T15:45:00Z">
            <w:rPr>
              <w:rStyle w:val="VerbatimChar"/>
            </w:rPr>
          </w:rPrChange>
        </w:rPr>
        <w:t>posterità</w:t>
      </w:r>
      <w:proofErr w:type="spellEnd"/>
      <w:r w:rsidRPr="005702CF">
        <w:rPr>
          <w:rStyle w:val="VerbatimChar"/>
          <w:lang w:val="fr-CH"/>
          <w:rPrChange w:id="965" w:author="Andy O'DWYER" w:date="2025-02-04T15:45:00Z">
            <w:rPr>
              <w:rStyle w:val="VerbatimChar"/>
            </w:rPr>
          </w:rPrChange>
        </w:rPr>
        <w:t xml:space="preserve">, a </w:t>
      </w:r>
      <w:proofErr w:type="spellStart"/>
      <w:r w:rsidRPr="005702CF">
        <w:rPr>
          <w:rStyle w:val="VerbatimChar"/>
          <w:lang w:val="fr-CH"/>
          <w:rPrChange w:id="966" w:author="Andy O'DWYER" w:date="2025-02-04T15:45:00Z">
            <w:rPr>
              <w:rStyle w:val="VerbatimChar"/>
            </w:rPr>
          </w:rPrChange>
        </w:rPr>
        <w:t>mio</w:t>
      </w:r>
      <w:proofErr w:type="spellEnd"/>
      <w:r w:rsidRPr="005702CF">
        <w:rPr>
          <w:rStyle w:val="VerbatimChar"/>
          <w:lang w:val="fr-CH"/>
          <w:rPrChange w:id="967" w:author="Andy O'DWYER" w:date="2025-02-04T15:45:00Z">
            <w:rPr>
              <w:rStyle w:val="VerbatimChar"/>
            </w:rPr>
          </w:rPrChange>
        </w:rPr>
        <w:t xml:space="preserve"> </w:t>
      </w:r>
      <w:proofErr w:type="spellStart"/>
      <w:r w:rsidRPr="005702CF">
        <w:rPr>
          <w:rStyle w:val="VerbatimChar"/>
          <w:lang w:val="fr-CH"/>
          <w:rPrChange w:id="968" w:author="Andy O'DWYER" w:date="2025-02-04T15:45:00Z">
            <w:rPr>
              <w:rStyle w:val="VerbatimChar"/>
            </w:rPr>
          </w:rPrChange>
        </w:rPr>
        <w:t>giudicio</w:t>
      </w:r>
      <w:proofErr w:type="spellEnd"/>
      <w:r w:rsidRPr="005702CF">
        <w:rPr>
          <w:rStyle w:val="VerbatimChar"/>
          <w:lang w:val="fr-CH"/>
          <w:rPrChange w:id="969" w:author="Andy O'DWYER" w:date="2025-02-04T15:45:00Z">
            <w:rPr>
              <w:rStyle w:val="VerbatimChar"/>
            </w:rPr>
          </w:rPrChange>
        </w:rPr>
        <w:t xml:space="preserve"> ben </w:t>
      </w:r>
      <w:proofErr w:type="spellStart"/>
      <w:r w:rsidRPr="005702CF">
        <w:rPr>
          <w:rStyle w:val="VerbatimChar"/>
          <w:lang w:val="fr-CH"/>
          <w:rPrChange w:id="970" w:author="Andy O'DWYER" w:date="2025-02-04T15:45:00Z">
            <w:rPr>
              <w:rStyle w:val="VerbatimChar"/>
            </w:rPr>
          </w:rPrChange>
        </w:rPr>
        <w:t>che</w:t>
      </w:r>
      <w:proofErr w:type="spellEnd"/>
      <w:r w:rsidRPr="005702CF">
        <w:rPr>
          <w:rStyle w:val="VerbatimChar"/>
          <w:lang w:val="fr-CH"/>
          <w:rPrChange w:id="971" w:author="Andy O'DWYER" w:date="2025-02-04T15:45:00Z">
            <w:rPr>
              <w:rStyle w:val="VerbatimChar"/>
            </w:rPr>
          </w:rPrChange>
        </w:rPr>
        <w:t xml:space="preserve"> </w:t>
      </w:r>
      <w:proofErr w:type="spellStart"/>
      <w:r w:rsidRPr="005702CF">
        <w:rPr>
          <w:rStyle w:val="VerbatimChar"/>
          <w:lang w:val="fr-CH"/>
          <w:rPrChange w:id="972" w:author="Andy O'DWYER" w:date="2025-02-04T15:45:00Z">
            <w:rPr>
              <w:rStyle w:val="VerbatimChar"/>
            </w:rPr>
          </w:rPrChange>
        </w:rPr>
        <w:t>debole</w:t>
      </w:r>
      <w:proofErr w:type="spellEnd"/>
      <w:r w:rsidRPr="005702CF">
        <w:rPr>
          <w:rStyle w:val="VerbatimChar"/>
          <w:lang w:val="fr-CH"/>
          <w:rPrChange w:id="973" w:author="Andy O'DWYER" w:date="2025-02-04T15:45:00Z">
            <w:rPr>
              <w:rStyle w:val="VerbatimChar"/>
            </w:rPr>
          </w:rPrChange>
        </w:rPr>
        <w:t xml:space="preserve">, </w:t>
      </w:r>
      <w:proofErr w:type="spellStart"/>
      <w:r w:rsidRPr="005702CF">
        <w:rPr>
          <w:rStyle w:val="VerbatimChar"/>
          <w:lang w:val="fr-CH"/>
          <w:rPrChange w:id="974" w:author="Andy O'DWYER" w:date="2025-02-04T15:45:00Z">
            <w:rPr>
              <w:rStyle w:val="VerbatimChar"/>
            </w:rPr>
          </w:rPrChange>
        </w:rPr>
        <w:t>che</w:t>
      </w:r>
      <w:proofErr w:type="spellEnd"/>
      <w:r w:rsidRPr="005702CF">
        <w:rPr>
          <w:rStyle w:val="VerbatimChar"/>
          <w:lang w:val="fr-CH"/>
          <w:rPrChange w:id="975" w:author="Andy O'DWYER" w:date="2025-02-04T15:45:00Z">
            <w:rPr>
              <w:rStyle w:val="VerbatimChar"/>
            </w:rPr>
          </w:rPrChange>
        </w:rPr>
        <w:t xml:space="preserve"> </w:t>
      </w:r>
      <w:proofErr w:type="spellStart"/>
      <w:r w:rsidRPr="005702CF">
        <w:rPr>
          <w:rStyle w:val="VerbatimChar"/>
          <w:lang w:val="fr-CH"/>
          <w:rPrChange w:id="976" w:author="Andy O'DWYER" w:date="2025-02-04T15:45:00Z">
            <w:rPr>
              <w:rStyle w:val="VerbatimChar"/>
            </w:rPr>
          </w:rPrChange>
        </w:rPr>
        <w:t>gli</w:t>
      </w:r>
      <w:proofErr w:type="spellEnd"/>
      <w:r w:rsidRPr="005702CF">
        <w:rPr>
          <w:rStyle w:val="VerbatimChar"/>
          <w:lang w:val="fr-CH"/>
          <w:rPrChange w:id="977" w:author="Andy O'DWYER" w:date="2025-02-04T15:45:00Z">
            <w:rPr>
              <w:rStyle w:val="VerbatimChar"/>
            </w:rPr>
          </w:rPrChange>
        </w:rPr>
        <w:t xml:space="preserve"> </w:t>
      </w:r>
      <w:proofErr w:type="spellStart"/>
      <w:r w:rsidRPr="005702CF">
        <w:rPr>
          <w:rStyle w:val="VerbatimChar"/>
          <w:lang w:val="fr-CH"/>
          <w:rPrChange w:id="978" w:author="Andy O'DWYER" w:date="2025-02-04T15:45:00Z">
            <w:rPr>
              <w:rStyle w:val="VerbatimChar"/>
            </w:rPr>
          </w:rPrChange>
        </w:rPr>
        <w:t>apotliegmi</w:t>
      </w:r>
      <w:proofErr w:type="spellEnd"/>
      <w:r w:rsidRPr="005702CF">
        <w:rPr>
          <w:rStyle w:val="VerbatimChar"/>
          <w:lang w:val="fr-CH"/>
          <w:rPrChange w:id="979" w:author="Andy O'DWYER" w:date="2025-02-04T15:45:00Z">
            <w:rPr>
              <w:rStyle w:val="VerbatimChar"/>
            </w:rPr>
          </w:rPrChange>
        </w:rPr>
        <w:t xml:space="preserve"> più </w:t>
      </w:r>
      <w:proofErr w:type="spellStart"/>
      <w:r w:rsidRPr="005702CF">
        <w:rPr>
          <w:rStyle w:val="VerbatimChar"/>
          <w:lang w:val="fr-CH"/>
          <w:rPrChange w:id="980" w:author="Andy O'DWYER" w:date="2025-02-04T15:45:00Z">
            <w:rPr>
              <w:rStyle w:val="VerbatimChar"/>
            </w:rPr>
          </w:rPrChange>
        </w:rPr>
        <w:t>celebri</w:t>
      </w:r>
      <w:proofErr w:type="spellEnd"/>
      <w:r w:rsidRPr="005702CF">
        <w:rPr>
          <w:rStyle w:val="VerbatimChar"/>
          <w:lang w:val="fr-CH"/>
          <w:rPrChange w:id="981" w:author="Andy O'DWYER" w:date="2025-02-04T15:45:00Z">
            <w:rPr>
              <w:rStyle w:val="VerbatimChar"/>
            </w:rPr>
          </w:rPrChange>
        </w:rPr>
        <w:t xml:space="preserve"> di tutti </w:t>
      </w:r>
      <w:proofErr w:type="spellStart"/>
      <w:r w:rsidRPr="005702CF">
        <w:rPr>
          <w:rStyle w:val="VerbatimChar"/>
          <w:lang w:val="fr-CH"/>
          <w:rPrChange w:id="982" w:author="Andy O'DWYER" w:date="2025-02-04T15:45:00Z">
            <w:rPr>
              <w:rStyle w:val="VerbatimChar"/>
            </w:rPr>
          </w:rPrChange>
        </w:rPr>
        <w:t>gli</w:t>
      </w:r>
      <w:proofErr w:type="spellEnd"/>
      <w:r w:rsidRPr="005702CF">
        <w:rPr>
          <w:rStyle w:val="VerbatimChar"/>
          <w:lang w:val="fr-CH"/>
          <w:rPrChange w:id="983" w:author="Andy O'DWYER" w:date="2025-02-04T15:45:00Z">
            <w:rPr>
              <w:rStyle w:val="VerbatimChar"/>
            </w:rPr>
          </w:rPrChange>
        </w:rPr>
        <w:t xml:space="preserve"> </w:t>
      </w:r>
      <w:proofErr w:type="spellStart"/>
      <w:r w:rsidRPr="005702CF">
        <w:rPr>
          <w:rStyle w:val="VerbatimChar"/>
          <w:lang w:val="fr-CH"/>
          <w:rPrChange w:id="984" w:author="Andy O'DWYER" w:date="2025-02-04T15:45:00Z">
            <w:rPr>
              <w:rStyle w:val="VerbatimChar"/>
            </w:rPr>
          </w:rPrChange>
        </w:rPr>
        <w:t>savii</w:t>
      </w:r>
      <w:proofErr w:type="spellEnd"/>
      <w:r w:rsidRPr="005702CF">
        <w:rPr>
          <w:rStyle w:val="VerbatimChar"/>
          <w:lang w:val="fr-CH"/>
          <w:rPrChange w:id="985" w:author="Andy O'DWYER" w:date="2025-02-04T15:45:00Z">
            <w:rPr>
              <w:rStyle w:val="VerbatimChar"/>
            </w:rPr>
          </w:rPrChange>
        </w:rPr>
        <w:t xml:space="preserve"> </w:t>
      </w:r>
      <w:proofErr w:type="spellStart"/>
      <w:r w:rsidRPr="005702CF">
        <w:rPr>
          <w:rStyle w:val="VerbatimChar"/>
          <w:lang w:val="fr-CH"/>
          <w:rPrChange w:id="986" w:author="Andy O'DWYER" w:date="2025-02-04T15:45:00Z">
            <w:rPr>
              <w:rStyle w:val="VerbatimChar"/>
            </w:rPr>
          </w:rPrChange>
        </w:rPr>
        <w:t>della</w:t>
      </w:r>
      <w:proofErr w:type="spellEnd"/>
      <w:r w:rsidRPr="005702CF">
        <w:rPr>
          <w:rStyle w:val="VerbatimChar"/>
          <w:lang w:val="fr-CH"/>
          <w:rPrChange w:id="987" w:author="Andy O'DWYER" w:date="2025-02-04T15:45:00Z">
            <w:rPr>
              <w:rStyle w:val="VerbatimChar"/>
            </w:rPr>
          </w:rPrChange>
        </w:rPr>
        <w:t xml:space="preserve"> </w:t>
      </w:r>
      <w:proofErr w:type="spellStart"/>
      <w:r w:rsidRPr="005702CF">
        <w:rPr>
          <w:rStyle w:val="VerbatimChar"/>
          <w:lang w:val="fr-CH"/>
          <w:rPrChange w:id="988" w:author="Andy O'DWYER" w:date="2025-02-04T15:45:00Z">
            <w:rPr>
              <w:rStyle w:val="VerbatimChar"/>
            </w:rPr>
          </w:rPrChange>
        </w:rPr>
        <w:t>Grecia</w:t>
      </w:r>
      <w:proofErr w:type="spellEnd"/>
      <w:r w:rsidRPr="005702CF">
        <w:rPr>
          <w:rStyle w:val="VerbatimChar"/>
          <w:lang w:val="fr-CH"/>
          <w:rPrChange w:id="989" w:author="Andy O'DWYER" w:date="2025-02-04T15:45:00Z">
            <w:rPr>
              <w:rStyle w:val="VerbatimChar"/>
            </w:rPr>
          </w:rPrChange>
        </w:rPr>
        <w:t xml:space="preserve"> antiqua. Et la </w:t>
      </w:r>
      <w:proofErr w:type="spellStart"/>
      <w:r w:rsidRPr="005702CF">
        <w:rPr>
          <w:rStyle w:val="VerbatimChar"/>
          <w:lang w:val="fr-CH"/>
          <w:rPrChange w:id="990" w:author="Andy O'DWYER" w:date="2025-02-04T15:45:00Z">
            <w:rPr>
              <w:rStyle w:val="VerbatimChar"/>
            </w:rPr>
          </w:rPrChange>
        </w:rPr>
        <w:t>confidenza</w:t>
      </w:r>
      <w:proofErr w:type="spellEnd"/>
      <w:r w:rsidRPr="005702CF">
        <w:rPr>
          <w:rStyle w:val="VerbatimChar"/>
          <w:lang w:val="fr-CH"/>
          <w:rPrChange w:id="991" w:author="Andy O'DWYER" w:date="2025-02-04T15:45:00Z">
            <w:rPr>
              <w:rStyle w:val="VerbatimChar"/>
            </w:rPr>
          </w:rPrChange>
        </w:rPr>
        <w:t xml:space="preserve"> con la quale </w:t>
      </w:r>
      <w:proofErr w:type="spellStart"/>
      <w:r w:rsidRPr="005702CF">
        <w:rPr>
          <w:rStyle w:val="VerbatimChar"/>
          <w:lang w:val="fr-CH"/>
          <w:rPrChange w:id="992" w:author="Andy O'DWYER" w:date="2025-02-04T15:45:00Z">
            <w:rPr>
              <w:rStyle w:val="VerbatimChar"/>
            </w:rPr>
          </w:rPrChange>
        </w:rPr>
        <w:t>ella</w:t>
      </w:r>
      <w:proofErr w:type="spellEnd"/>
      <w:r w:rsidRPr="005702CF">
        <w:rPr>
          <w:rStyle w:val="VerbatimChar"/>
          <w:lang w:val="fr-CH"/>
          <w:rPrChange w:id="993" w:author="Andy O'DWYER" w:date="2025-02-04T15:45:00Z">
            <w:rPr>
              <w:rStyle w:val="VerbatimChar"/>
            </w:rPr>
          </w:rPrChange>
        </w:rPr>
        <w:t xml:space="preserve"> </w:t>
      </w:r>
      <w:proofErr w:type="spellStart"/>
      <w:r w:rsidRPr="005702CF">
        <w:rPr>
          <w:rStyle w:val="VerbatimChar"/>
          <w:lang w:val="fr-CH"/>
          <w:rPrChange w:id="994" w:author="Andy O'DWYER" w:date="2025-02-04T15:45:00Z">
            <w:rPr>
              <w:rStyle w:val="VerbatimChar"/>
            </w:rPr>
          </w:rPrChange>
        </w:rPr>
        <w:t>degna</w:t>
      </w:r>
      <w:proofErr w:type="spellEnd"/>
      <w:r w:rsidRPr="005702CF">
        <w:rPr>
          <w:rStyle w:val="VerbatimChar"/>
          <w:lang w:val="fr-CH"/>
          <w:rPrChange w:id="995" w:author="Andy O'DWYER" w:date="2025-02-04T15:45:00Z">
            <w:rPr>
              <w:rStyle w:val="VerbatimChar"/>
            </w:rPr>
          </w:rPrChange>
        </w:rPr>
        <w:t xml:space="preserve"> </w:t>
      </w:r>
      <w:proofErr w:type="spellStart"/>
      <w:r w:rsidRPr="005702CF">
        <w:rPr>
          <w:rStyle w:val="VerbatimChar"/>
          <w:lang w:val="fr-CH"/>
          <w:rPrChange w:id="996" w:author="Andy O'DWYER" w:date="2025-02-04T15:45:00Z">
            <w:rPr>
              <w:rStyle w:val="VerbatimChar"/>
            </w:rPr>
          </w:rPrChange>
        </w:rPr>
        <w:t>discredersi</w:t>
      </w:r>
      <w:proofErr w:type="spellEnd"/>
      <w:r w:rsidRPr="005702CF">
        <w:rPr>
          <w:rStyle w:val="VerbatimChar"/>
          <w:lang w:val="fr-CH"/>
          <w:rPrChange w:id="997" w:author="Andy O'DWYER" w:date="2025-02-04T15:45:00Z">
            <w:rPr>
              <w:rStyle w:val="VerbatimChar"/>
            </w:rPr>
          </w:rPrChange>
        </w:rPr>
        <w:t xml:space="preserve"> </w:t>
      </w:r>
      <w:proofErr w:type="spellStart"/>
      <w:r w:rsidRPr="005702CF">
        <w:rPr>
          <w:rStyle w:val="VerbatimChar"/>
          <w:lang w:val="fr-CH"/>
          <w:rPrChange w:id="998" w:author="Andy O'DWYER" w:date="2025-02-04T15:45:00Z">
            <w:rPr>
              <w:rStyle w:val="VerbatimChar"/>
            </w:rPr>
          </w:rPrChange>
        </w:rPr>
        <w:t>meco</w:t>
      </w:r>
      <w:proofErr w:type="spellEnd"/>
      <w:r w:rsidRPr="005702CF">
        <w:rPr>
          <w:rStyle w:val="VerbatimChar"/>
          <w:lang w:val="fr-CH"/>
          <w:rPrChange w:id="999" w:author="Andy O'DWYER" w:date="2025-02-04T15:45:00Z">
            <w:rPr>
              <w:rStyle w:val="VerbatimChar"/>
            </w:rPr>
          </w:rPrChange>
        </w:rPr>
        <w:t xml:space="preserve">, mi </w:t>
      </w:r>
      <w:proofErr w:type="spellStart"/>
      <w:r w:rsidRPr="005702CF">
        <w:rPr>
          <w:rStyle w:val="VerbatimChar"/>
          <w:lang w:val="fr-CH"/>
          <w:rPrChange w:id="1000" w:author="Andy O'DWYER" w:date="2025-02-04T15:45:00Z">
            <w:rPr>
              <w:rStyle w:val="VerbatimChar"/>
            </w:rPr>
          </w:rPrChange>
        </w:rPr>
        <w:t>rapisce</w:t>
      </w:r>
      <w:proofErr w:type="spellEnd"/>
      <w:r w:rsidRPr="005702CF">
        <w:rPr>
          <w:rStyle w:val="VerbatimChar"/>
          <w:lang w:val="fr-CH"/>
          <w:rPrChange w:id="1001" w:author="Andy O'DWYER" w:date="2025-02-04T15:45:00Z">
            <w:rPr>
              <w:rStyle w:val="VerbatimChar"/>
            </w:rPr>
          </w:rPrChange>
        </w:rPr>
        <w:t xml:space="preserve"> il </w:t>
      </w:r>
      <w:proofErr w:type="spellStart"/>
      <w:r w:rsidRPr="005702CF">
        <w:rPr>
          <w:rStyle w:val="VerbatimChar"/>
          <w:lang w:val="fr-CH"/>
          <w:rPrChange w:id="1002" w:author="Andy O'DWYER" w:date="2025-02-04T15:45:00Z">
            <w:rPr>
              <w:rStyle w:val="VerbatimChar"/>
            </w:rPr>
          </w:rPrChange>
        </w:rPr>
        <w:t>cuore</w:t>
      </w:r>
      <w:proofErr w:type="spellEnd"/>
      <w:r w:rsidRPr="005702CF">
        <w:rPr>
          <w:rStyle w:val="VerbatimChar"/>
          <w:lang w:val="fr-CH"/>
          <w:rPrChange w:id="1003" w:author="Andy O'DWYER" w:date="2025-02-04T15:45:00Z">
            <w:rPr>
              <w:rStyle w:val="VerbatimChar"/>
            </w:rPr>
          </w:rPrChange>
        </w:rPr>
        <w:t xml:space="preserve"> </w:t>
      </w:r>
      <w:proofErr w:type="spellStart"/>
      <w:r w:rsidRPr="005702CF">
        <w:rPr>
          <w:rStyle w:val="VerbatimChar"/>
          <w:lang w:val="fr-CH"/>
          <w:rPrChange w:id="1004" w:author="Andy O'DWYER" w:date="2025-02-04T15:45:00Z">
            <w:rPr>
              <w:rStyle w:val="VerbatimChar"/>
            </w:rPr>
          </w:rPrChange>
        </w:rPr>
        <w:t>del</w:t>
      </w:r>
      <w:proofErr w:type="spellEnd"/>
      <w:r w:rsidRPr="005702CF">
        <w:rPr>
          <w:rStyle w:val="VerbatimChar"/>
          <w:lang w:val="fr-CH"/>
          <w:rPrChange w:id="1005" w:author="Andy O'DWYER" w:date="2025-02-04T15:45:00Z">
            <w:rPr>
              <w:rStyle w:val="VerbatimChar"/>
            </w:rPr>
          </w:rPrChange>
        </w:rPr>
        <w:t xml:space="preserve"> </w:t>
      </w:r>
      <w:proofErr w:type="spellStart"/>
      <w:proofErr w:type="gramStart"/>
      <w:r w:rsidRPr="005702CF">
        <w:rPr>
          <w:rStyle w:val="VerbatimChar"/>
          <w:lang w:val="fr-CH"/>
          <w:rPrChange w:id="1006" w:author="Andy O'DWYER" w:date="2025-02-04T15:45:00Z">
            <w:rPr>
              <w:rStyle w:val="VerbatimChar"/>
            </w:rPr>
          </w:rPrChange>
        </w:rPr>
        <w:t>tutto</w:t>
      </w:r>
      <w:proofErr w:type="spellEnd"/>
      <w:r w:rsidRPr="005702CF">
        <w:rPr>
          <w:rStyle w:val="VerbatimChar"/>
          <w:lang w:val="fr-CH"/>
          <w:rPrChange w:id="1007" w:author="Andy O'DWYER" w:date="2025-02-04T15:45:00Z">
            <w:rPr>
              <w:rStyle w:val="VerbatimChar"/>
            </w:rPr>
          </w:rPrChange>
        </w:rPr>
        <w:t>:</w:t>
      </w:r>
      <w:proofErr w:type="gramEnd"/>
      <w:r w:rsidRPr="005702CF">
        <w:rPr>
          <w:rStyle w:val="VerbatimChar"/>
          <w:lang w:val="fr-CH"/>
          <w:rPrChange w:id="1008" w:author="Andy O'DWYER" w:date="2025-02-04T15:45:00Z">
            <w:rPr>
              <w:rStyle w:val="VerbatimChar"/>
            </w:rPr>
          </w:rPrChange>
        </w:rPr>
        <w:t xml:space="preserve"> di </w:t>
      </w:r>
      <w:proofErr w:type="spellStart"/>
      <w:r w:rsidRPr="005702CF">
        <w:rPr>
          <w:rStyle w:val="VerbatimChar"/>
          <w:lang w:val="fr-CH"/>
          <w:rPrChange w:id="1009" w:author="Andy O'DWYER" w:date="2025-02-04T15:45:00Z">
            <w:rPr>
              <w:rStyle w:val="VerbatimChar"/>
            </w:rPr>
          </w:rPrChange>
        </w:rPr>
        <w:t>che</w:t>
      </w:r>
      <w:proofErr w:type="spellEnd"/>
      <w:r w:rsidRPr="005702CF">
        <w:rPr>
          <w:rStyle w:val="VerbatimChar"/>
          <w:lang w:val="fr-CH"/>
          <w:rPrChange w:id="1010" w:author="Andy O'DWYER" w:date="2025-02-04T15:45:00Z">
            <w:rPr>
              <w:rStyle w:val="VerbatimChar"/>
            </w:rPr>
          </w:rPrChange>
        </w:rPr>
        <w:t xml:space="preserve"> </w:t>
      </w:r>
      <w:proofErr w:type="spellStart"/>
      <w:r w:rsidRPr="005702CF">
        <w:rPr>
          <w:rStyle w:val="VerbatimChar"/>
          <w:lang w:val="fr-CH"/>
          <w:rPrChange w:id="1011" w:author="Andy O'DWYER" w:date="2025-02-04T15:45:00Z">
            <w:rPr>
              <w:rStyle w:val="VerbatimChar"/>
            </w:rPr>
          </w:rPrChange>
        </w:rPr>
        <w:t>rendendole</w:t>
      </w:r>
      <w:proofErr w:type="spellEnd"/>
      <w:r w:rsidRPr="005702CF">
        <w:rPr>
          <w:rStyle w:val="VerbatimChar"/>
          <w:lang w:val="fr-CH"/>
          <w:rPrChange w:id="1012" w:author="Andy O'DWYER" w:date="2025-02-04T15:45:00Z">
            <w:rPr>
              <w:rStyle w:val="VerbatimChar"/>
            </w:rPr>
          </w:rPrChange>
        </w:rPr>
        <w:t xml:space="preserve"> quelle </w:t>
      </w:r>
      <w:proofErr w:type="spellStart"/>
      <w:r w:rsidRPr="005702CF">
        <w:rPr>
          <w:rStyle w:val="VerbatimChar"/>
          <w:lang w:val="fr-CH"/>
          <w:rPrChange w:id="1013" w:author="Andy O'DWYER" w:date="2025-02-04T15:45:00Z">
            <w:rPr>
              <w:rStyle w:val="VerbatimChar"/>
            </w:rPr>
          </w:rPrChange>
        </w:rPr>
        <w:t>maggior</w:t>
      </w:r>
      <w:proofErr w:type="spellEnd"/>
      <w:r w:rsidRPr="005702CF">
        <w:rPr>
          <w:rStyle w:val="VerbatimChar"/>
          <w:lang w:val="fr-CH"/>
          <w:rPrChange w:id="1014" w:author="Andy O'DWYER" w:date="2025-02-04T15:45:00Z">
            <w:rPr>
              <w:rStyle w:val="VerbatimChar"/>
            </w:rPr>
          </w:rPrChange>
        </w:rPr>
        <w:t xml:space="preserve"> </w:t>
      </w:r>
      <w:proofErr w:type="spellStart"/>
      <w:r w:rsidRPr="005702CF">
        <w:rPr>
          <w:rStyle w:val="VerbatimChar"/>
          <w:lang w:val="fr-CH"/>
          <w:rPrChange w:id="1015" w:author="Andy O'DWYER" w:date="2025-02-04T15:45:00Z">
            <w:rPr>
              <w:rStyle w:val="VerbatimChar"/>
            </w:rPr>
          </w:rPrChange>
        </w:rPr>
        <w:t>grazie</w:t>
      </w:r>
      <w:proofErr w:type="spellEnd"/>
      <w:r w:rsidRPr="005702CF">
        <w:rPr>
          <w:rStyle w:val="VerbatimChar"/>
          <w:lang w:val="fr-CH"/>
          <w:rPrChange w:id="1016" w:author="Andy O'DWYER" w:date="2025-02-04T15:45:00Z">
            <w:rPr>
              <w:rStyle w:val="VerbatimChar"/>
            </w:rPr>
          </w:rPrChange>
        </w:rPr>
        <w:t xml:space="preserve"> </w:t>
      </w:r>
      <w:proofErr w:type="spellStart"/>
      <w:r w:rsidRPr="005702CF">
        <w:rPr>
          <w:rStyle w:val="VerbatimChar"/>
          <w:lang w:val="fr-CH"/>
          <w:rPrChange w:id="1017" w:author="Andy O'DWYER" w:date="2025-02-04T15:45:00Z">
            <w:rPr>
              <w:rStyle w:val="VerbatimChar"/>
            </w:rPr>
          </w:rPrChange>
        </w:rPr>
        <w:t>che</w:t>
      </w:r>
      <w:proofErr w:type="spellEnd"/>
      <w:r w:rsidRPr="005702CF">
        <w:rPr>
          <w:rStyle w:val="VerbatimChar"/>
          <w:lang w:val="fr-CH"/>
          <w:rPrChange w:id="1018" w:author="Andy O'DWYER" w:date="2025-02-04T15:45:00Z">
            <w:rPr>
              <w:rStyle w:val="VerbatimChar"/>
            </w:rPr>
          </w:rPrChange>
        </w:rPr>
        <w:t xml:space="preserve"> </w:t>
      </w:r>
      <w:proofErr w:type="spellStart"/>
      <w:r w:rsidRPr="005702CF">
        <w:rPr>
          <w:rStyle w:val="VerbatimChar"/>
          <w:lang w:val="fr-CH"/>
          <w:rPrChange w:id="1019" w:author="Andy O'DWYER" w:date="2025-02-04T15:45:00Z">
            <w:rPr>
              <w:rStyle w:val="VerbatimChar"/>
            </w:rPr>
          </w:rPrChange>
        </w:rPr>
        <w:t>posso</w:t>
      </w:r>
      <w:proofErr w:type="spellEnd"/>
      <w:r w:rsidRPr="005702CF">
        <w:rPr>
          <w:rStyle w:val="VerbatimChar"/>
          <w:lang w:val="fr-CH"/>
          <w:rPrChange w:id="1020" w:author="Andy O'DWYER" w:date="2025-02-04T15:45:00Z">
            <w:rPr>
              <w:rStyle w:val="VerbatimChar"/>
            </w:rPr>
          </w:rPrChange>
        </w:rPr>
        <w:t xml:space="preserve">, le </w:t>
      </w:r>
      <w:proofErr w:type="spellStart"/>
      <w:r w:rsidRPr="005702CF">
        <w:rPr>
          <w:rStyle w:val="VerbatimChar"/>
          <w:lang w:val="fr-CH"/>
          <w:rPrChange w:id="1021" w:author="Andy O'DWYER" w:date="2025-02-04T15:45:00Z">
            <w:rPr>
              <w:rStyle w:val="VerbatimChar"/>
            </w:rPr>
          </w:rPrChange>
        </w:rPr>
        <w:t>fo</w:t>
      </w:r>
      <w:proofErr w:type="spellEnd"/>
      <w:r w:rsidRPr="005702CF">
        <w:rPr>
          <w:rStyle w:val="VerbatimChar"/>
          <w:lang w:val="fr-CH"/>
          <w:rPrChange w:id="1022" w:author="Andy O'DWYER" w:date="2025-02-04T15:45:00Z">
            <w:rPr>
              <w:rStyle w:val="VerbatimChar"/>
            </w:rPr>
          </w:rPrChange>
        </w:rPr>
        <w:t xml:space="preserve"> </w:t>
      </w:r>
      <w:proofErr w:type="spellStart"/>
      <w:r w:rsidRPr="005702CF">
        <w:rPr>
          <w:rStyle w:val="VerbatimChar"/>
          <w:lang w:val="fr-CH"/>
          <w:rPrChange w:id="1023" w:author="Andy O'DWYER" w:date="2025-02-04T15:45:00Z">
            <w:rPr>
              <w:rStyle w:val="VerbatimChar"/>
            </w:rPr>
          </w:rPrChange>
        </w:rPr>
        <w:t>humilissima</w:t>
      </w:r>
      <w:proofErr w:type="spellEnd"/>
      <w:r w:rsidRPr="005702CF">
        <w:rPr>
          <w:rStyle w:val="VerbatimChar"/>
          <w:lang w:val="fr-CH"/>
          <w:rPrChange w:id="1024" w:author="Andy O'DWYER" w:date="2025-02-04T15:45:00Z">
            <w:rPr>
              <w:rStyle w:val="VerbatimChar"/>
            </w:rPr>
          </w:rPrChange>
        </w:rPr>
        <w:t xml:space="preserve"> </w:t>
      </w:r>
      <w:proofErr w:type="spellStart"/>
      <w:r w:rsidRPr="005702CF">
        <w:rPr>
          <w:rStyle w:val="VerbatimChar"/>
          <w:lang w:val="fr-CH"/>
          <w:rPrChange w:id="1025" w:author="Andy O'DWYER" w:date="2025-02-04T15:45:00Z">
            <w:rPr>
              <w:rStyle w:val="VerbatimChar"/>
            </w:rPr>
          </w:rPrChange>
        </w:rPr>
        <w:t>riverenza</w:t>
      </w:r>
      <w:proofErr w:type="spellEnd"/>
      <w:r w:rsidRPr="005702CF">
        <w:rPr>
          <w:rStyle w:val="VerbatimChar"/>
          <w:lang w:val="fr-CH"/>
          <w:rPrChange w:id="1026" w:author="Andy O'DWYER" w:date="2025-02-04T15:45:00Z">
            <w:rPr>
              <w:rStyle w:val="VerbatimChar"/>
            </w:rPr>
          </w:rPrChange>
        </w:rPr>
        <w:t xml:space="preserve">, et </w:t>
      </w:r>
      <w:proofErr w:type="spellStart"/>
      <w:r w:rsidRPr="005702CF">
        <w:rPr>
          <w:rStyle w:val="VerbatimChar"/>
          <w:lang w:val="fr-CH"/>
          <w:rPrChange w:id="1027" w:author="Andy O'DWYER" w:date="2025-02-04T15:45:00Z">
            <w:rPr>
              <w:rStyle w:val="VerbatimChar"/>
            </w:rPr>
          </w:rPrChange>
        </w:rPr>
        <w:t>preggo</w:t>
      </w:r>
      <w:proofErr w:type="spellEnd"/>
      <w:r w:rsidRPr="005702CF">
        <w:rPr>
          <w:rStyle w:val="VerbatimChar"/>
          <w:lang w:val="fr-CH"/>
          <w:rPrChange w:id="1028" w:author="Andy O'DWYER" w:date="2025-02-04T15:45:00Z">
            <w:rPr>
              <w:rStyle w:val="VerbatimChar"/>
            </w:rPr>
          </w:rPrChange>
        </w:rPr>
        <w:t xml:space="preserve"> dal </w:t>
      </w:r>
      <w:proofErr w:type="spellStart"/>
      <w:r w:rsidRPr="005702CF">
        <w:rPr>
          <w:rStyle w:val="VerbatimChar"/>
          <w:lang w:val="fr-CH"/>
          <w:rPrChange w:id="1029" w:author="Andy O'DWYER" w:date="2025-02-04T15:45:00Z">
            <w:rPr>
              <w:rStyle w:val="VerbatimChar"/>
            </w:rPr>
          </w:rPrChange>
        </w:rPr>
        <w:t>Signore</w:t>
      </w:r>
      <w:proofErr w:type="spellEnd"/>
      <w:r w:rsidRPr="005702CF">
        <w:rPr>
          <w:rStyle w:val="VerbatimChar"/>
          <w:lang w:val="fr-CH"/>
          <w:rPrChange w:id="1030" w:author="Andy O'DWYER" w:date="2025-02-04T15:45:00Z">
            <w:rPr>
              <w:rStyle w:val="VerbatimChar"/>
            </w:rPr>
          </w:rPrChange>
        </w:rPr>
        <w:t xml:space="preserve"> la </w:t>
      </w:r>
      <w:proofErr w:type="spellStart"/>
      <w:r w:rsidRPr="005702CF">
        <w:rPr>
          <w:rStyle w:val="VerbatimChar"/>
          <w:lang w:val="fr-CH"/>
          <w:rPrChange w:id="1031" w:author="Andy O'DWYER" w:date="2025-02-04T15:45:00Z">
            <w:rPr>
              <w:rStyle w:val="VerbatimChar"/>
            </w:rPr>
          </w:rPrChange>
        </w:rPr>
        <w:t>continvata</w:t>
      </w:r>
      <w:proofErr w:type="spellEnd"/>
      <w:r w:rsidRPr="005702CF">
        <w:rPr>
          <w:rStyle w:val="VerbatimChar"/>
          <w:lang w:val="fr-CH"/>
          <w:rPrChange w:id="1032" w:author="Andy O'DWYER" w:date="2025-02-04T15:45:00Z">
            <w:rPr>
              <w:rStyle w:val="VerbatimChar"/>
            </w:rPr>
          </w:rPrChange>
        </w:rPr>
        <w:t xml:space="preserve"> </w:t>
      </w:r>
      <w:proofErr w:type="spellStart"/>
      <w:r w:rsidRPr="005702CF">
        <w:rPr>
          <w:rStyle w:val="VerbatimChar"/>
          <w:lang w:val="fr-CH"/>
          <w:rPrChange w:id="1033" w:author="Andy O'DWYER" w:date="2025-02-04T15:45:00Z">
            <w:rPr>
              <w:rStyle w:val="VerbatimChar"/>
            </w:rPr>
          </w:rPrChange>
        </w:rPr>
        <w:t>felicità</w:t>
      </w:r>
      <w:proofErr w:type="spellEnd"/>
      <w:r w:rsidRPr="005702CF">
        <w:rPr>
          <w:rStyle w:val="VerbatimChar"/>
          <w:lang w:val="fr-CH"/>
          <w:rPrChange w:id="1034" w:author="Andy O'DWYER" w:date="2025-02-04T15:45:00Z">
            <w:rPr>
              <w:rStyle w:val="VerbatimChar"/>
            </w:rPr>
          </w:rPrChange>
        </w:rPr>
        <w:t xml:space="preserve"> interna et ^</w:t>
      </w:r>
      <w:proofErr w:type="spellStart"/>
      <w:r w:rsidRPr="005702CF">
        <w:rPr>
          <w:rStyle w:val="VerbatimChar"/>
          <w:lang w:val="fr-CH"/>
          <w:rPrChange w:id="1035" w:author="Andy O'DWYER" w:date="2025-02-04T15:45:00Z">
            <w:rPr>
              <w:rStyle w:val="VerbatimChar"/>
            </w:rPr>
          </w:rPrChange>
        </w:rPr>
        <w:t>acquisto</w:t>
      </w:r>
      <w:proofErr w:type="spellEnd"/>
      <w:r w:rsidRPr="005702CF">
        <w:rPr>
          <w:rStyle w:val="VerbatimChar"/>
          <w:lang w:val="fr-CH"/>
          <w:rPrChange w:id="1036" w:author="Andy O'DWYER" w:date="2025-02-04T15:45:00Z">
            <w:rPr>
              <w:rStyle w:val="VerbatimChar"/>
            </w:rPr>
          </w:rPrChange>
        </w:rPr>
        <w:t xml:space="preserve"> </w:t>
      </w:r>
      <w:proofErr w:type="spellStart"/>
      <w:r w:rsidRPr="005702CF">
        <w:rPr>
          <w:rStyle w:val="VerbatimChar"/>
          <w:lang w:val="fr-CH"/>
          <w:rPrChange w:id="1037" w:author="Andy O'DWYER" w:date="2025-02-04T15:45:00Z">
            <w:rPr>
              <w:rStyle w:val="VerbatimChar"/>
            </w:rPr>
          </w:rPrChange>
        </w:rPr>
        <w:t>deli</w:t>
      </w:r>
      <w:proofErr w:type="spellEnd"/>
      <w:r w:rsidRPr="005702CF">
        <w:rPr>
          <w:rStyle w:val="VerbatimChar"/>
          <w:lang w:val="fr-CH"/>
          <w:rPrChange w:id="1038" w:author="Andy O'DWYER" w:date="2025-02-04T15:45:00Z">
            <w:rPr>
              <w:rStyle w:val="VerbatimChar"/>
            </w:rPr>
          </w:rPrChange>
        </w:rPr>
        <w:t xml:space="preserve"> l’</w:t>
      </w:r>
      <w:proofErr w:type="spellStart"/>
      <w:r w:rsidRPr="005702CF">
        <w:rPr>
          <w:rStyle w:val="VerbatimChar"/>
          <w:lang w:val="fr-CH"/>
          <w:rPrChange w:id="1039" w:author="Andy O'DWYER" w:date="2025-02-04T15:45:00Z">
            <w:rPr>
              <w:rStyle w:val="VerbatimChar"/>
            </w:rPr>
          </w:rPrChange>
        </w:rPr>
        <w:t>esterna</w:t>
      </w:r>
      <w:proofErr w:type="spellEnd"/>
      <w:r w:rsidRPr="005702CF">
        <w:rPr>
          <w:rStyle w:val="VerbatimChar"/>
          <w:lang w:val="fr-CH"/>
          <w:rPrChange w:id="1040" w:author="Andy O'DWYER" w:date="2025-02-04T15:45:00Z">
            <w:rPr>
              <w:rStyle w:val="VerbatimChar"/>
            </w:rPr>
          </w:rPrChange>
        </w:rPr>
        <w:t xml:space="preserve">, </w:t>
      </w:r>
      <w:proofErr w:type="spellStart"/>
      <w:r w:rsidRPr="005702CF">
        <w:rPr>
          <w:rStyle w:val="VerbatimChar"/>
          <w:lang w:val="fr-CH"/>
          <w:rPrChange w:id="1041" w:author="Andy O'DWYER" w:date="2025-02-04T15:45:00Z">
            <w:rPr>
              <w:rStyle w:val="VerbatimChar"/>
            </w:rPr>
          </w:rPrChange>
        </w:rPr>
        <w:t>quando</w:t>
      </w:r>
      <w:proofErr w:type="spellEnd"/>
      <w:r w:rsidRPr="005702CF">
        <w:rPr>
          <w:rStyle w:val="VerbatimChar"/>
          <w:lang w:val="fr-CH"/>
          <w:rPrChange w:id="1042" w:author="Andy O'DWYER" w:date="2025-02-04T15:45:00Z">
            <w:rPr>
              <w:rStyle w:val="VerbatimChar"/>
            </w:rPr>
          </w:rPrChange>
        </w:rPr>
        <w:t xml:space="preserve"> </w:t>
      </w:r>
      <w:proofErr w:type="spellStart"/>
      <w:r w:rsidRPr="005702CF">
        <w:rPr>
          <w:rStyle w:val="VerbatimChar"/>
          <w:lang w:val="fr-CH"/>
          <w:rPrChange w:id="1043" w:author="Andy O'DWYER" w:date="2025-02-04T15:45:00Z">
            <w:rPr>
              <w:rStyle w:val="VerbatimChar"/>
            </w:rPr>
          </w:rPrChange>
        </w:rPr>
        <w:t>piacerà</w:t>
      </w:r>
      <w:proofErr w:type="spellEnd"/>
      <w:r w:rsidRPr="005702CF">
        <w:rPr>
          <w:rStyle w:val="VerbatimChar"/>
          <w:lang w:val="fr-CH"/>
          <w:rPrChange w:id="1044" w:author="Andy O'DWYER" w:date="2025-02-04T15:45:00Z">
            <w:rPr>
              <w:rStyle w:val="VerbatimChar"/>
            </w:rPr>
          </w:rPrChange>
        </w:rPr>
        <w:t xml:space="preserve"> alla D. Mali1'1 Di Aix, </w:t>
      </w:r>
      <w:proofErr w:type="spellStart"/>
      <w:r w:rsidRPr="005702CF">
        <w:rPr>
          <w:rStyle w:val="VerbatimChar"/>
          <w:lang w:val="fr-CH"/>
          <w:rPrChange w:id="1045" w:author="Andy O'DWYER" w:date="2025-02-04T15:45:00Z">
            <w:rPr>
              <w:rStyle w:val="VerbatimChar"/>
            </w:rPr>
          </w:rPrChange>
        </w:rPr>
        <w:t>alli</w:t>
      </w:r>
      <w:proofErr w:type="spellEnd"/>
      <w:r w:rsidRPr="005702CF">
        <w:rPr>
          <w:rStyle w:val="VerbatimChar"/>
          <w:lang w:val="fr-CH"/>
          <w:rPrChange w:id="1046" w:author="Andy O'DWYER" w:date="2025-02-04T15:45:00Z">
            <w:rPr>
              <w:rStyle w:val="VerbatimChar"/>
            </w:rPr>
          </w:rPrChange>
        </w:rPr>
        <w:t xml:space="preserve"> 1° </w:t>
      </w:r>
      <w:proofErr w:type="spellStart"/>
      <w:r w:rsidRPr="005702CF">
        <w:rPr>
          <w:rStyle w:val="VerbatimChar"/>
          <w:lang w:val="fr-CH"/>
          <w:rPrChange w:id="1047" w:author="Andy O'DWYER" w:date="2025-02-04T15:45:00Z">
            <w:rPr>
              <w:rStyle w:val="VerbatimChar"/>
            </w:rPr>
          </w:rPrChange>
        </w:rPr>
        <w:t>Aprile</w:t>
      </w:r>
      <w:proofErr w:type="spellEnd"/>
      <w:r w:rsidRPr="005702CF">
        <w:rPr>
          <w:rStyle w:val="VerbatimChar"/>
          <w:lang w:val="fr-CH"/>
          <w:rPrChange w:id="1048" w:author="Andy O'DWYER" w:date="2025-02-04T15:45:00Z">
            <w:rPr>
              <w:rStyle w:val="VerbatimChar"/>
            </w:rPr>
          </w:rPrChange>
        </w:rPr>
        <w:t xml:space="preserve"> 1635. Di V. S. molto Ill.re </w:t>
      </w:r>
      <w:proofErr w:type="spellStart"/>
      <w:r w:rsidRPr="005702CF">
        <w:rPr>
          <w:rStyle w:val="VerbatimChar"/>
          <w:lang w:val="fr-CH"/>
          <w:rPrChange w:id="1049" w:author="Andy O'DWYER" w:date="2025-02-04T15:45:00Z">
            <w:rPr>
              <w:rStyle w:val="VerbatimChar"/>
            </w:rPr>
          </w:rPrChange>
        </w:rPr>
        <w:t>Devotissli</w:t>
      </w:r>
      <w:proofErr w:type="spellEnd"/>
      <w:r w:rsidRPr="005702CF">
        <w:rPr>
          <w:rStyle w:val="VerbatimChar"/>
          <w:lang w:val="fr-CH"/>
          <w:rPrChange w:id="1050" w:author="Andy O'DWYER" w:date="2025-02-04T15:45:00Z">
            <w:rPr>
              <w:rStyle w:val="VerbatimChar"/>
            </w:rPr>
          </w:rPrChange>
        </w:rPr>
        <w:t xml:space="preserve"> et Oblig.mo </w:t>
      </w:r>
      <w:proofErr w:type="spellStart"/>
      <w:r w:rsidRPr="005702CF">
        <w:rPr>
          <w:rStyle w:val="VerbatimChar"/>
          <w:lang w:val="fr-CH"/>
          <w:rPrChange w:id="1051" w:author="Andy O'DWYER" w:date="2025-02-04T15:45:00Z">
            <w:rPr>
              <w:rStyle w:val="VerbatimChar"/>
            </w:rPr>
          </w:rPrChange>
        </w:rPr>
        <w:t>Sei</w:t>
      </w:r>
      <w:proofErr w:type="spellEnd"/>
      <w:r w:rsidRPr="005702CF">
        <w:rPr>
          <w:rStyle w:val="VerbatimChar"/>
          <w:lang w:val="fr-CH"/>
          <w:rPrChange w:id="1052" w:author="Andy O'DWYER" w:date="2025-02-04T15:45:00Z">
            <w:rPr>
              <w:rStyle w:val="VerbatimChar"/>
            </w:rPr>
          </w:rPrChange>
        </w:rPr>
        <w:t>*.1’0 Di Peiresc.</w:t>
      </w:r>
    </w:p>
    <w:p w14:paraId="493B7BE2" w14:textId="77777777" w:rsidR="00207065" w:rsidRDefault="00000000">
      <w:pPr>
        <w:pStyle w:val="FirstParagraph"/>
      </w:pPr>
      <w:r>
        <w:t xml:space="preserve">A close reading reveals that both writers are establishing a similar rhythm of </w:t>
      </w:r>
      <w:r>
        <w:rPr>
          <w:i/>
        </w:rPr>
        <w:t>captatio benevolentiae</w:t>
      </w:r>
      <w:r>
        <w:t xml:space="preserve"> (the rhetorical practice of establishing good will in the reader through obsequiousness and flattery). They are also following a well-established formula of pleasantries around replying to mail. The function breaks Sarrocchi from the post-hoc categories that have followed her frequently (but not always) in scholarship. Instead of grouping her with women to study gender differences in style, this approach uses the larger-scale quantitative information to suggest small-scale pathways of exploration. In some cases these results might encourage biographical research, in others rhetorical and literary study.</w:t>
      </w:r>
    </w:p>
    <w:p w14:paraId="0A0C70C3" w14:textId="77777777" w:rsidR="00207065" w:rsidRDefault="00000000">
      <w:pPr>
        <w:pStyle w:val="BodyText"/>
      </w:pPr>
      <w:r>
        <w:t>Seen through this computational and quantitative lens, Sarrocchi's correspondence and literary works are not being considered from the typical scholarly contextualizations within works by other women writers, literary authors, and those outside learned academies. Yes, these are all categories to which she belonged, but they were not necessarily the definitive boundaries for the development or deployment of her writing style. This tool and the others that follow are meant to identify further potential communities and similarities. This is not meant to exclude or supercede the results of late-</w:t>
      </w:r>
      <w:r>
        <w:lastRenderedPageBreak/>
        <w:t>19th and 20th century humanistic epistemologies, but to admit space for permeability across these boundaries that reflects recent scholarship.</w:t>
      </w:r>
    </w:p>
    <w:p w14:paraId="1A4E8C49" w14:textId="77777777" w:rsidR="00207065" w:rsidRDefault="00000000">
      <w:pPr>
        <w:pStyle w:val="BodyText"/>
      </w:pPr>
      <w:r>
        <w:t>The final contextual information in "choose_doc" reports results from topic modeling. GaLiLeO aspires to providing pathways of interest, not interpretations. Much like the ARTFL Encyclopédie (), that uses multiple digital models for users to explore, a preliminary topic model was made from each corpus and subcorpus for proof-of-concept purposes. Like the stylometric output that is also included, the model was not optimized given the condition of the OCRed text, so after removing the stop words used for Italian in Voyant Tools, all remaining words (even those occurring in one document only) were considered to infer just 25 topics. The spirit of applying LDA to the corpus was similar to that of the ARTFL team with the Encyclopédie, in which topic modeling was used to explore the ways in which lexical choices of entries cut across the categorization imposed by the structure of the encyclopedia. () Here, the categories are the ones imposed by the other quantitative methods, and LDA is one of the tools to explore their permeability. The model is created in advance to create run-time efficiencies for the demonstration (which itself was slow at times). Information about whether or not a term is a top word in a topic is preserved and reported by the word_info function (described in more detail below). At the document level, the output merely identifies the top 3 topics from a preliminary model of the subcorpus.</w:t>
      </w:r>
    </w:p>
    <w:p w14:paraId="52687CC6" w14:textId="77777777" w:rsidR="00207065" w:rsidRDefault="00000000">
      <w:pPr>
        <w:pStyle w:val="BodyText"/>
      </w:pPr>
      <w:r>
        <w:t>The challenge of LDA as a navigational tool is that all of the terms that have a high likelihood of indicating a topic in a document are not necessarily present in the documents that have a likelihood of representing the topic. This last output of choose_doc reports word co-occurrence at a corpus level, not a document level, by indicating the topics likely present in the letter. For instance, if an author uses “sole” (sun) he or she is likely to use “terra” (earth), “parte” (part), or “sopra” (above) as seen in Topic 2 in the choose_doc output final lines, but those words are not all present in any given document, nor are other contextual words of interest. Lexical tools described below try to account for this gap between the probabilities of the models and the actualities of the documents.</w:t>
      </w:r>
    </w:p>
    <w:p w14:paraId="0D8790DF" w14:textId="77777777" w:rsidR="00207065" w:rsidRDefault="00000000">
      <w:pPr>
        <w:pStyle w:val="BodyText"/>
      </w:pPr>
      <w:r>
        <w:t>Despite the completely rudimentary nature of this proof-of-concept topic model, the results do point to aspects of the text and its context that were revealed by the other output from choose_doc. Sarrocchi may not use all of the words in a topic, but enough of them to be associated with the pleasantries of letter writing (most prominently), a discussion of natural philosophy, and networking within or by means of members of learned academies. (NB: The topic numbers listed are not the topic numbers in the model, but the ranking of the topics likely present in the document. Their order will rarely, if ever, match the order of the list provided in the lexical contextualization section below.)</w:t>
      </w:r>
    </w:p>
    <w:p w14:paraId="24CD85CB" w14:textId="77777777" w:rsidR="00207065" w:rsidRDefault="00000000">
      <w:pPr>
        <w:pStyle w:val="BodyText"/>
      </w:pPr>
      <w:r>
        <w:t>A specialist can add dimensions of contextualization here, while a novice can use the output to continue to explore. With both this and the final output of choose_doc, the low quality of some of the OCR data undermines the strength of any emerging argument about this specific letter by Sarrocchi, but encourages a return to the materials, physical or their digital surrogates, to test new hypotheses. These kinds of questions could be expanded to other corpora because they are based on the kinds of patterns, differences, and absences that are common to intellectual pursuits in history and literature.</w:t>
      </w:r>
    </w:p>
    <w:p w14:paraId="7B927ADC" w14:textId="77777777" w:rsidR="00207065" w:rsidRDefault="00000000">
      <w:pPr>
        <w:pStyle w:val="Heading2"/>
      </w:pPr>
      <w:bookmarkStart w:id="1053" w:name="lexical-tools-in-galileo"/>
      <w:r>
        <w:lastRenderedPageBreak/>
        <w:t>Lexical Tools in GaLiLeO</w:t>
      </w:r>
      <w:bookmarkEnd w:id="1053"/>
    </w:p>
    <w:p w14:paraId="3D803A04" w14:textId="77777777" w:rsidR="00207065" w:rsidRDefault="00000000">
      <w:pPr>
        <w:pStyle w:val="FirstParagraph"/>
      </w:pPr>
      <w:r>
        <w:t>The second half of the GaLiLeO prototype notebook was dedicated to learning more about specific words of interest. To assist with usability, the function “word_info” outputs features of word types based on embedded functions. Users see the term contextualized chronologically, within author subsets (currently limited to Galileo and a group that includes all other authors), and within top words for the topic model (when applicable).</w:t>
      </w:r>
    </w:p>
    <w:p w14:paraId="7B3E7B19" w14:textId="77777777" w:rsidR="00207065" w:rsidRDefault="00000000">
      <w:pPr>
        <w:pStyle w:val="BodyText"/>
      </w:pPr>
      <w:r>
        <w:t xml:space="preserve">To demonstrate and evaluate the methodological priorities that guided the development of these functions, the same letter will serve as the example. Sarrocchi's expressions of enthusiasm and engagement with natural philosophy might draw attention to her orthography and whether or not it was truly unusual. Upon close reading of the letter, the term </w:t>
      </w:r>
      <w:r>
        <w:rPr>
          <w:i/>
        </w:rPr>
        <w:t>ochiale</w:t>
      </w:r>
      <w:r>
        <w:t xml:space="preserve"> would look unusual to even beginner students of Italian, since its root </w:t>
      </w:r>
      <w:r>
        <w:rPr>
          <w:i/>
        </w:rPr>
        <w:t>occhio</w:t>
      </w:r>
      <w:r>
        <w:t xml:space="preserve"> (eye) is the now-standard spelling with the double-c. The term </w:t>
      </w:r>
      <w:r>
        <w:rPr>
          <w:i/>
        </w:rPr>
        <w:t>ochiale</w:t>
      </w:r>
      <w:r>
        <w:t xml:space="preserve"> is an alternative spelling for the Italian word for spyglass or telescope </w:t>
      </w:r>
      <w:r>
        <w:rPr>
          <w:i/>
        </w:rPr>
        <w:t>occhiale</w:t>
      </w:r>
      <w:r>
        <w:t xml:space="preserve">. The GaLiLeO tools brought this unusual orthography to light, rather than obscuring it behind editorial practices and database elements of lemmatization and orthographical standardization. Lemmatization and certain editorial practices collapse these variants into one form for searching for all of the letters that talk about the telescope such that a search for </w:t>
      </w:r>
      <w:r>
        <w:rPr>
          <w:i/>
        </w:rPr>
        <w:t>ochiale</w:t>
      </w:r>
      <w:r>
        <w:t xml:space="preserve"> produces no results in the Galileoteca.</w:t>
      </w:r>
    </w:p>
    <w:p w14:paraId="27057182" w14:textId="77777777" w:rsidR="00207065" w:rsidRDefault="00000000">
      <w:pPr>
        <w:pStyle w:val="BodyText"/>
      </w:pPr>
      <w:r>
        <w:t>Instead, the function word_info retrieves chronological, authorial, and textual context. The chronological information, if it were based on more accurate OCR output, would prompt consideration of how long it took for one of Galileo's Italian terms for the telescope, occhiale, to become standardized. The preliminary numeric results in the top lines of the output suggest about 20 years. The accompanying bar chart (output last) presents more granular information. This year-by-year information points to a more rapid standardization, within three years. Calling the function for different variants used to describe the telescope would better test the theory.</w:t>
      </w:r>
    </w:p>
    <w:p w14:paraId="16E052C8" w14:textId="77777777" w:rsidR="00207065" w:rsidRDefault="00000000">
      <w:pPr>
        <w:pStyle w:val="SourceCode"/>
      </w:pPr>
      <w:r>
        <w:rPr>
          <w:rStyle w:val="KeywordTok"/>
        </w:rPr>
        <w:t>word_info</w:t>
      </w:r>
      <w:r>
        <w:rPr>
          <w:rStyle w:val="NormalTok"/>
        </w:rPr>
        <w:t xml:space="preserve">(type_attributes, </w:t>
      </w:r>
      <w:r>
        <w:rPr>
          <w:rStyle w:val="StringTok"/>
        </w:rPr>
        <w:t>"ochiale"</w:t>
      </w:r>
      <w:r>
        <w:rPr>
          <w:rStyle w:val="NormalTok"/>
        </w:rPr>
        <w:t>)</w:t>
      </w:r>
    </w:p>
    <w:p w14:paraId="36D4923B" w14:textId="77777777" w:rsidR="00207065" w:rsidRDefault="00000000">
      <w:pPr>
        <w:pStyle w:val="SourceCode"/>
      </w:pPr>
      <w:r>
        <w:rPr>
          <w:rStyle w:val="VerbatimChar"/>
        </w:rPr>
        <w:t>The earliest occurrence of this word is  1610 .</w:t>
      </w:r>
      <w:r>
        <w:br/>
      </w:r>
      <w:r>
        <w:rPr>
          <w:rStyle w:val="VerbatimChar"/>
        </w:rPr>
        <w:t>The latest occurrence of this word is  1630 .</w:t>
      </w:r>
      <w:r>
        <w:br/>
      </w:r>
      <w:r>
        <w:rPr>
          <w:rStyle w:val="VerbatimChar"/>
        </w:rPr>
        <w:t>It appears 16 times in the corpus overall:</w:t>
      </w:r>
      <w:r>
        <w:br/>
      </w:r>
      <w:r>
        <w:rPr>
          <w:rStyle w:val="VerbatimChar"/>
        </w:rPr>
        <w:t xml:space="preserve">Not present in works written by Galileo. </w:t>
      </w:r>
      <w:r>
        <w:br/>
      </w:r>
      <w:r>
        <w:rPr>
          <w:rStyle w:val="VerbatimChar"/>
        </w:rPr>
        <w:t>16 time(s) in documents by others.</w:t>
      </w:r>
      <w:r>
        <w:br/>
      </w:r>
      <w:r>
        <w:rPr>
          <w:rStyle w:val="VerbatimChar"/>
        </w:rPr>
        <w:t>The word appears in the following topics:</w:t>
      </w:r>
      <w:r>
        <w:br/>
      </w:r>
      <w:r>
        <w:rPr>
          <w:rStyle w:val="VerbatimChar"/>
        </w:rPr>
        <w:t xml:space="preserve">                                                       ochiale</w:t>
      </w:r>
      <w:r>
        <w:br/>
      </w:r>
      <w:r>
        <w:rPr>
          <w:rStyle w:val="VerbatimChar"/>
        </w:rPr>
        <w:t>nera_nero_bianco_bianca_he                                   0</w:t>
      </w:r>
      <w:r>
        <w:br/>
      </w:r>
      <w:r>
        <w:rPr>
          <w:rStyle w:val="VerbatimChar"/>
        </w:rPr>
        <w:t>tabacco_servit_tose_cred_antecedentemente                    0</w:t>
      </w:r>
      <w:r>
        <w:br/>
      </w:r>
      <w:r>
        <w:rPr>
          <w:rStyle w:val="VerbatimChar"/>
        </w:rPr>
        <w:t>insti_lattantio_rassegno_stan_nomo                           0</w:t>
      </w:r>
      <w:r>
        <w:br/>
      </w:r>
      <w:r>
        <w:rPr>
          <w:rStyle w:val="VerbatimChar"/>
        </w:rPr>
        <w:t>duos_invenire_numeros_quesito_ritira                         0</w:t>
      </w:r>
      <w:r>
        <w:br/>
      </w:r>
      <w:r>
        <w:rPr>
          <w:rStyle w:val="VerbatimChar"/>
        </w:rPr>
        <w:t>a__o__perche                                                 0</w:t>
      </w:r>
      <w:r>
        <w:br/>
      </w:r>
      <w:r>
        <w:rPr>
          <w:rStyle w:val="VerbatimChar"/>
        </w:rPr>
        <w:t>sag_ducati_germini_vetri_vetro                               0</w:t>
      </w:r>
      <w:r>
        <w:br/>
      </w:r>
      <w:r>
        <w:rPr>
          <w:rStyle w:val="VerbatimChar"/>
        </w:rPr>
        <w:t>est_quod_quae_quam_sed                                       0</w:t>
      </w:r>
      <w:r>
        <w:br/>
      </w:r>
      <w:r>
        <w:rPr>
          <w:rStyle w:val="VerbatimChar"/>
        </w:rPr>
        <w:t>que_el_en_para_forzi                                         0</w:t>
      </w:r>
      <w:r>
        <w:br/>
      </w:r>
      <w:r>
        <w:rPr>
          <w:rStyle w:val="VerbatimChar"/>
        </w:rPr>
        <w:t>zugmesser_chepplero_kepplero_brahe_toccare                   0</w:t>
      </w:r>
      <w:r>
        <w:br/>
      </w:r>
      <w:r>
        <w:rPr>
          <w:rStyle w:val="VerbatimChar"/>
        </w:rPr>
        <w:t>e__piu__sole                                                 0</w:t>
      </w:r>
      <w:r>
        <w:br/>
      </w:r>
      <w:r>
        <w:rPr>
          <w:rStyle w:val="VerbatimChar"/>
        </w:rPr>
        <w:lastRenderedPageBreak/>
        <w:t>riformagioni_vapores_stupore_esporra_                        1</w:t>
      </w:r>
      <w:r>
        <w:br/>
      </w:r>
      <w:r>
        <w:rPr>
          <w:rStyle w:val="VerbatimChar"/>
        </w:rPr>
        <w:t>molto_e__piu_                                                0</w:t>
      </w:r>
      <w:r>
        <w:br/>
      </w:r>
      <w:r>
        <w:rPr>
          <w:rStyle w:val="VerbatimChar"/>
        </w:rPr>
        <w:t>fratte_bagno_ludovisi_contrarie_permette                     0</w:t>
      </w:r>
      <w:r>
        <w:br/>
      </w:r>
      <w:r>
        <w:rPr>
          <w:rStyle w:val="VerbatimChar"/>
        </w:rPr>
        <w:t>a__ma__havea                                                 0</w:t>
      </w:r>
      <w:r>
        <w:br/>
      </w:r>
      <w:r>
        <w:rPr>
          <w:rStyle w:val="VerbatimChar"/>
        </w:rPr>
        <w:t>sti_sigti_eccti_ulti_serti                                  11</w:t>
      </w:r>
      <w:r>
        <w:br/>
      </w:r>
      <w:r>
        <w:rPr>
          <w:rStyle w:val="VerbatimChar"/>
        </w:rPr>
        <w:t>negozio_illustriss_invenzione_longitudine_ss                 0</w:t>
      </w:r>
      <w:r>
        <w:br/>
      </w:r>
      <w:r>
        <w:rPr>
          <w:rStyle w:val="VerbatimChar"/>
        </w:rPr>
        <w:t>vene_sangue_spiriti_arterie_bx                               0</w:t>
      </w:r>
      <w:r>
        <w:br/>
      </w:r>
      <w:r>
        <w:rPr>
          <w:rStyle w:val="VerbatimChar"/>
        </w:rPr>
        <w:t>svor_celeste_amatiss_fig_vino                                1</w:t>
      </w:r>
      <w:r>
        <w:br/>
      </w:r>
      <w:r>
        <w:rPr>
          <w:rStyle w:val="VerbatimChar"/>
        </w:rPr>
        <w:t>tedeschi_prohibire_fiore_chela_gb                            0</w:t>
      </w:r>
      <w:r>
        <w:br/>
      </w:r>
      <w:r>
        <w:rPr>
          <w:rStyle w:val="VerbatimChar"/>
        </w:rPr>
        <w:t>aqqua_fiume_canale_diritto_ta                                0</w:t>
      </w:r>
      <w:r>
        <w:br/>
      </w:r>
      <w:r>
        <w:rPr>
          <w:rStyle w:val="VerbatimChar"/>
        </w:rPr>
        <w:t>afforismo_fait_scrivi_praestantissima_raccommandazioni       3</w:t>
      </w:r>
      <w:r>
        <w:br/>
      </w:r>
      <w:r>
        <w:rPr>
          <w:rStyle w:val="VerbatimChar"/>
        </w:rPr>
        <w:t>diodati_lione_reverentia_tengho_piegho                       0</w:t>
      </w:r>
    </w:p>
    <w:p w14:paraId="13FAB787" w14:textId="77777777" w:rsidR="00207065" w:rsidRDefault="00000000">
      <w:pPr>
        <w:pStyle w:val="FirstParagraph"/>
      </w:pPr>
      <w:r>
        <w:rPr>
          <w:noProof/>
        </w:rPr>
        <w:drawing>
          <wp:inline distT="0" distB="0" distL="0" distR="0" wp14:anchorId="2DF02C4F" wp14:editId="71E09D06">
            <wp:extent cx="4000500" cy="4000500"/>
            <wp:effectExtent l="0" t="0" r="0" b="0"/>
            <wp:docPr id="951407817" name="Picture"/>
            <wp:cNvGraphicFramePr/>
            <a:graphic xmlns:a="http://schemas.openxmlformats.org/drawingml/2006/main">
              <a:graphicData uri="http://schemas.openxmlformats.org/drawingml/2006/picture">
                <pic:pic xmlns:pic="http://schemas.openxmlformats.org/drawingml/2006/picture">
                  <pic:nvPicPr>
                    <pic:cNvPr id="0" name="Picture" descr="81fdac8e1b54ecc65406a6b261f31518efa1319f.png"/>
                    <pic:cNvPicPr>
                      <a:picLocks noChangeAspect="1" noChangeArrowheads="1"/>
                    </pic:cNvPicPr>
                  </pic:nvPicPr>
                  <pic:blipFill>
                    <a:blip r:embed="rId18"/>
                    <a:stretch>
                      <a:fillRect/>
                    </a:stretch>
                  </pic:blipFill>
                  <pic:spPr bwMode="auto">
                    <a:xfrm>
                      <a:off x="0" y="0"/>
                      <a:ext cx="4000500" cy="4000500"/>
                    </a:xfrm>
                    <a:prstGeom prst="rect">
                      <a:avLst/>
                    </a:prstGeom>
                    <a:noFill/>
                    <a:ln w="9525">
                      <a:noFill/>
                      <a:headEnd/>
                      <a:tailEnd/>
                    </a:ln>
                  </pic:spPr>
                </pic:pic>
              </a:graphicData>
            </a:graphic>
          </wp:inline>
        </w:drawing>
      </w:r>
    </w:p>
    <w:p w14:paraId="145F8492" w14:textId="77777777" w:rsidR="00207065" w:rsidRDefault="00000000">
      <w:pPr>
        <w:pStyle w:val="BodyText"/>
      </w:pPr>
      <w:r>
        <w:t xml:space="preserve">While the results have an immediate use for exploring other documents and terms, the underlying data about the use of </w:t>
      </w:r>
      <w:r>
        <w:rPr>
          <w:i/>
        </w:rPr>
        <w:t>ochiale</w:t>
      </w:r>
      <w:r>
        <w:t xml:space="preserve"> (and all terms in the corpus) provide a foundation for pattern-based inquiry in which the specific word is unknown, but a user would like to search for words with known features. A series of logical tests could identify which words came into vogue in a certain period or with a specific relative frequency in the corpus. Section 1.6 will experiment more with terms that were or were not used by Galileo in high or low frequency compared to other authors in the collection.</w:t>
      </w:r>
    </w:p>
    <w:p w14:paraId="2F6D964E" w14:textId="77777777" w:rsidR="00207065" w:rsidRDefault="00000000">
      <w:pPr>
        <w:pStyle w:val="BodyText"/>
      </w:pPr>
      <w:r>
        <w:t xml:space="preserve">The second set of output from word_info relates the relationship of the searched term to the topic model of the corpus. For the prototype, the topic information stems from the same preliminary model of 25 topics that informed the choose_doc output. The numeric </w:t>
      </w:r>
      <w:r>
        <w:lastRenderedPageBreak/>
        <w:t xml:space="preserve">column indicates how many of the 16 total instances of ochiale are assigned to different topics. The most frequent designation is a topic that might be labeled "excessive noble forms of address." Since this model is not optimized for the corpus, the result points to further investigation. Were this a reliably descriptive model of the letters, a scholar could speculate about correspondents outside Galileo's immediate circle adopting a common style of communication for approaching a second-order (or higher) member of the larger social network. One might also investigate if and how Galileo's preferred variant, occhiale, appeared in topics. At this point the model </w:t>
      </w:r>
      <w:r>
        <w:rPr>
          <w:i/>
        </w:rPr>
        <w:t>of</w:t>
      </w:r>
      <w:r>
        <w:t xml:space="preserve"> the documents becomes a model </w:t>
      </w:r>
      <w:r>
        <w:rPr>
          <w:i/>
        </w:rPr>
        <w:t>for</w:t>
      </w:r>
      <w:r>
        <w:t xml:space="preserve"> an exploration of naming conventions.</w:t>
      </w:r>
    </w:p>
    <w:p w14:paraId="1A2BE9D5" w14:textId="20F6CC29" w:rsidR="00207065" w:rsidRDefault="00000000">
      <w:pPr>
        <w:pStyle w:val="BodyText"/>
      </w:pPr>
      <w:r>
        <w:t xml:space="preserve">The related function “get_KWIC” is modified from Matthew Jockers’ code in </w:t>
      </w:r>
      <w:r>
        <w:rPr>
          <w:i/>
        </w:rPr>
        <w:t>Text Analysis with R for Students of Literature</w:t>
      </w:r>
      <w:r>
        <w:t xml:space="preserve"> (). While a platform like Voyant can also provide contextual information for term usage, often the title of the document is the only metadata available for sorting the results. The contextual tools in Voyant also draw attention to high-frequency terms more</w:t>
      </w:r>
      <w:ins w:id="1054" w:author="Andy O'DWYER" w:date="2025-02-04T15:55:00Z">
        <w:r w:rsidR="00473691">
          <w:t xml:space="preserve"> </w:t>
        </w:r>
      </w:ins>
      <w:r>
        <w:t>so than unusual ones. The tools in GaLiLeO add year of publication (or date sent) and the simplistic label of whether or not the text in question was written by Galileo (GG) or someone else (NotGG), in keeping with the theme of the other functions. The context column contains a helpful artifact of the data's creation: an indication of the occurrence number.</w:t>
      </w:r>
    </w:p>
    <w:p w14:paraId="21B64C66" w14:textId="77777777" w:rsidR="00207065" w:rsidRDefault="00000000">
      <w:pPr>
        <w:pStyle w:val="BodyText"/>
      </w:pPr>
      <w:r>
        <w:t xml:space="preserve">With a term like the related </w:t>
      </w:r>
      <w:r>
        <w:rPr>
          <w:i/>
        </w:rPr>
        <w:t>telescopio</w:t>
      </w:r>
      <w:r>
        <w:t xml:space="preserve">, which has several hundred results, even the list needs to be parsed to make sense of the kinds of use of the word. Computation can help. For example, in the output of the code cell below, 13 documents use ochiale a total of 16 times. The functions described above permit further exploration of the community of users with similar lexical habits. At the same time, the output indicates where </w:t>
      </w:r>
      <w:r>
        <w:rPr>
          <w:i/>
        </w:rPr>
        <w:t>ochiale</w:t>
      </w:r>
      <w:r>
        <w:t xml:space="preserve"> occurs in each text. While it is visualized in a redundant fashion, in the second line of the output below, the artist Ludovico Cardi da Cigoli's letter to Galileo in March of 1610 used this variant spelling twice in a relatively short letter (322 words total): once as the 139th word and again as the 242nd word. This contextualizes the term in such a way as to see authors who make consistent use of a term and those who open a letter with it (the first line of the results, for instance), but never mention it again.</w:t>
      </w:r>
    </w:p>
    <w:p w14:paraId="699DAB7C" w14:textId="77777777" w:rsidR="00207065" w:rsidRDefault="00000000">
      <w:pPr>
        <w:pStyle w:val="SourceCode"/>
      </w:pPr>
      <w:r>
        <w:rPr>
          <w:rStyle w:val="KeywordTok"/>
        </w:rPr>
        <w:t>get_KWIC</w:t>
      </w:r>
      <w:r>
        <w:rPr>
          <w:rStyle w:val="NormalTok"/>
        </w:rPr>
        <w:t xml:space="preserve">(type_attributes, </w:t>
      </w:r>
      <w:r>
        <w:rPr>
          <w:rStyle w:val="StringTok"/>
        </w:rPr>
        <w:t>"ochiale"</w:t>
      </w:r>
      <w:r>
        <w:rPr>
          <w:rStyle w:val="NormalTok"/>
        </w:rPr>
        <w:t>)</w:t>
      </w:r>
    </w:p>
    <w:p w14:paraId="60C8AA5B" w14:textId="77777777" w:rsidR="00207065" w:rsidRDefault="00000000">
      <w:pPr>
        <w:pStyle w:val="SourceCode"/>
      </w:pPr>
      <w:r>
        <w:rPr>
          <w:rStyle w:val="VerbatimChar"/>
        </w:rPr>
        <w:t xml:space="preserve">   ID        GG    Year</w:t>
      </w:r>
      <w:r>
        <w:br/>
      </w:r>
      <w:r>
        <w:rPr>
          <w:rStyle w:val="VerbatimChar"/>
        </w:rPr>
        <w:t>1  EdNaz299  NotGG 1610</w:t>
      </w:r>
      <w:r>
        <w:br/>
      </w:r>
      <w:r>
        <w:rPr>
          <w:rStyle w:val="VerbatimChar"/>
        </w:rPr>
        <w:t>2  EdNaz273  NotGG 1610</w:t>
      </w:r>
      <w:r>
        <w:br/>
      </w:r>
      <w:r>
        <w:rPr>
          <w:rStyle w:val="VerbatimChar"/>
        </w:rPr>
        <w:t>3  EdNaz574  NotGG 1611</w:t>
      </w:r>
      <w:r>
        <w:br/>
      </w:r>
      <w:r>
        <w:rPr>
          <w:rStyle w:val="VerbatimChar"/>
        </w:rPr>
        <w:t>4  EdNaz601  NotGG 1611</w:t>
      </w:r>
      <w:r>
        <w:br/>
      </w:r>
      <w:r>
        <w:rPr>
          <w:rStyle w:val="VerbatimChar"/>
        </w:rPr>
        <w:t>5  EdNaz632  NotGG 1611</w:t>
      </w:r>
      <w:r>
        <w:br/>
      </w:r>
      <w:r>
        <w:rPr>
          <w:rStyle w:val="VerbatimChar"/>
        </w:rPr>
        <w:t>6  EdNaz651  NotGG 1612</w:t>
      </w:r>
      <w:r>
        <w:br/>
      </w:r>
      <w:r>
        <w:rPr>
          <w:rStyle w:val="VerbatimChar"/>
        </w:rPr>
        <w:t>7  EdNaz666  NotGG 1612</w:t>
      </w:r>
      <w:r>
        <w:br/>
      </w:r>
      <w:r>
        <w:rPr>
          <w:rStyle w:val="VerbatimChar"/>
        </w:rPr>
        <w:t>8  EdNaz718  NotGG 1612</w:t>
      </w:r>
      <w:r>
        <w:br/>
      </w:r>
      <w:r>
        <w:rPr>
          <w:rStyle w:val="VerbatimChar"/>
        </w:rPr>
        <w:t>9  EdNaz729  NotGG 1612</w:t>
      </w:r>
      <w:r>
        <w:br/>
      </w:r>
      <w:r>
        <w:rPr>
          <w:rStyle w:val="VerbatimChar"/>
        </w:rPr>
        <w:t>10 EdNaz736  NotGG 1612</w:t>
      </w:r>
      <w:r>
        <w:br/>
      </w:r>
      <w:r>
        <w:rPr>
          <w:rStyle w:val="VerbatimChar"/>
        </w:rPr>
        <w:t>11 EdNaz753  NotGG 1612</w:t>
      </w:r>
      <w:r>
        <w:br/>
      </w:r>
      <w:r>
        <w:rPr>
          <w:rStyle w:val="VerbatimChar"/>
        </w:rPr>
        <w:t>12 EdNaz1719 NotGG 1625</w:t>
      </w:r>
      <w:r>
        <w:br/>
      </w:r>
      <w:r>
        <w:rPr>
          <w:rStyle w:val="VerbatimChar"/>
        </w:rPr>
        <w:t>13 EdNaz2015 NotGG 1630</w:t>
      </w:r>
      <w:r>
        <w:br/>
      </w:r>
      <w:r>
        <w:rPr>
          <w:rStyle w:val="VerbatimChar"/>
        </w:rPr>
        <w:lastRenderedPageBreak/>
        <w:t xml:space="preserve">   Context                                                                                                                                                                                                                                                      </w:t>
      </w:r>
      <w:r>
        <w:br/>
      </w:r>
      <w:r>
        <w:rPr>
          <w:rStyle w:val="VerbatimChar"/>
        </w:rPr>
        <w:t xml:space="preserve">1  ochiale 12 1110 mio padrone sono arivato qua e gli mando 1 ochiale e quando v s vedessi che sia appallato la cavi                                                                                                                                            </w:t>
      </w:r>
      <w:r>
        <w:br/>
      </w:r>
      <w:r>
        <w:rPr>
          <w:rStyle w:val="VerbatimChar"/>
        </w:rPr>
        <w:t>2  ochiale 139 grami con lei avendo ridotto a tale xierfezione il suo ochiale ch ella à potuto scorgiere et osservare nel cielo cose ochiale 242 a venezzia ad un suo ministro ne procurassi il detto ochiale et se il libro era stanpato gniene mandassi ora la</w:t>
      </w:r>
      <w:r>
        <w:br/>
      </w:r>
      <w:r>
        <w:rPr>
          <w:rStyle w:val="VerbatimChar"/>
        </w:rPr>
        <w:t xml:space="preserve">3  ochiale 168 io con li proprii occhi l ho vedute mediante l ochiale del sigti gallileo et fattele vedere a diversi amici il                                                                                                                                   </w:t>
      </w:r>
      <w:r>
        <w:br/>
      </w:r>
      <w:r>
        <w:rPr>
          <w:rStyle w:val="VerbatimChar"/>
        </w:rPr>
        <w:t xml:space="preserve">4  ochiale 73 mancherò tornarla a suplicare che si vogli aricordare del mio ochiale ciò è di inviarmelo al che fare la ne prego                                                                                                                                 </w:t>
      </w:r>
      <w:r>
        <w:br/>
      </w:r>
      <w:r>
        <w:rPr>
          <w:rStyle w:val="VerbatimChar"/>
        </w:rPr>
        <w:t xml:space="preserve">5  ochiale 96 il sti lodovico li averà scritto come con un mio ochiale ho fatto alcune osservationi di nobi nel sole li quali                                                                                                                                   </w:t>
      </w:r>
      <w:r>
        <w:br/>
      </w:r>
      <w:r>
        <w:rPr>
          <w:rStyle w:val="VerbatimChar"/>
        </w:rPr>
        <w:t xml:space="preserve">6  ochiale 250 che giove lo vede montuoso vidi bene con il suo ochiale nel dintorno della lui na due merlature assai evidenti et                                                                                                                                </w:t>
      </w:r>
      <w:r>
        <w:br/>
      </w:r>
      <w:r>
        <w:rPr>
          <w:rStyle w:val="VerbatimChar"/>
        </w:rPr>
        <w:t xml:space="preserve">7  ochiale 103 credo avere scritto a y s come io ò uno ochiale et è assai buono tanto che veggo da santa maria ochiale 530 fatte vedere ad altri ancora nè credo sia imperfezione dello ochiale poi che le veggo varie et delle tonde et delle                  </w:t>
      </w:r>
      <w:r>
        <w:br/>
      </w:r>
      <w:r>
        <w:rPr>
          <w:rStyle w:val="VerbatimChar"/>
        </w:rPr>
        <w:t xml:space="preserve">8  ochiale 303 che è cosa ridicola et che si fa fare uno ochiale a venezia che sarà lui ngho tre braccia con il                                                                                                                                                 </w:t>
      </w:r>
      <w:r>
        <w:br/>
      </w:r>
      <w:r>
        <w:rPr>
          <w:rStyle w:val="VerbatimChar"/>
        </w:rPr>
        <w:t xml:space="preserve">9  ochiale 358 ero scordato di dire che le machie sono cavate dal ochiale così dentro la stanza però credo tutte venghino da rovescio                                                                                                                           </w:t>
      </w:r>
      <w:r>
        <w:br/>
      </w:r>
      <w:r>
        <w:rPr>
          <w:rStyle w:val="VerbatimChar"/>
        </w:rPr>
        <w:t xml:space="preserve">10 ochiale 83 vedrò se si potrà acomodare un regolo unito con l ochiale che si possino fare pili giuste s ella à modo                                                                                                                                           </w:t>
      </w:r>
      <w:r>
        <w:br/>
      </w:r>
      <w:r>
        <w:rPr>
          <w:rStyle w:val="VerbatimChar"/>
        </w:rPr>
        <w:t xml:space="preserve">11 ochiale 69 fino che si è ocultata per quanto mostra il mio ochiale et se bene è andata variando sempre di forma e                                                                                                                                            </w:t>
      </w:r>
      <w:r>
        <w:br/>
      </w:r>
      <w:r>
        <w:rPr>
          <w:rStyle w:val="VerbatimChar"/>
        </w:rPr>
        <w:t xml:space="preserve">12 ochiale 52 suo et perchè io fo anche mentione di questo novo ochiale di veder le cose minute et lo chiamo microscopio veda                                                                                                                                   </w:t>
      </w:r>
      <w:r>
        <w:br/>
      </w:r>
      <w:r>
        <w:rPr>
          <w:rStyle w:val="VerbatimChar"/>
        </w:rPr>
        <w:t xml:space="preserve">13 ochiale 43 li disse che mi domandassi se li havevo portato un ochiale di quelli del s r galileo conforme a una memoria ochiale 155 gratia di far chiedere al s l galileo il detto ochiale con altro strumento che haveva preparato e v s ill                 </w:t>
      </w:r>
    </w:p>
    <w:p w14:paraId="0D3C5DFF" w14:textId="77777777" w:rsidR="00207065" w:rsidRDefault="00000000">
      <w:pPr>
        <w:pStyle w:val="FirstParagraph"/>
      </w:pPr>
      <w:r>
        <w:t>While 16 results are small enough to compare manually, more common terms create an organizational challenge for finding contextual patterns. For digital humanists, topic modeling, seeded by keywords, can alleviate this challenge, although with the same caveat that the terms that predict a topic do not all co-occur together in every document that has been inferred to represent the topic. For non-digital humanists, another tool was needed.</w:t>
      </w:r>
    </w:p>
    <w:p w14:paraId="5FEEB98E" w14:textId="77777777" w:rsidR="00207065" w:rsidRDefault="00000000">
      <w:pPr>
        <w:pStyle w:val="BodyText"/>
      </w:pPr>
      <w:r>
        <w:t xml:space="preserve">The underlying function in GaLiLeO for this contextual lexical comparison is see_KWIC, which visualizes terms that co-occur with the keyword over time. This function allows for significant customization for users who do not mind typing up lists of words to exclude. The initial stop word list is quite restricted: definite and indefinite articles, Galileo's name, prepositions, some pronouns, and a handful of terms that are artifacts of the OCR process and data creation. This is intentional. Depending on the type of query, certain co-occurrences might be of tremendous interest. A scholar might be interested in modifiers (even otherwise banal terms such as </w:t>
      </w:r>
      <w:r>
        <w:rPr>
          <w:i/>
        </w:rPr>
        <w:t>assai</w:t>
      </w:r>
      <w:r>
        <w:t xml:space="preserve">/rather, </w:t>
      </w:r>
      <w:r>
        <w:rPr>
          <w:i/>
        </w:rPr>
        <w:t>molto</w:t>
      </w:r>
      <w:r>
        <w:t xml:space="preserve"> /many or very, or </w:t>
      </w:r>
      <w:r>
        <w:rPr>
          <w:i/>
        </w:rPr>
        <w:t>poco</w:t>
      </w:r>
      <w:r>
        <w:t xml:space="preserve">/few). A different user might want to exclude verbs, while someone else might want to analyze </w:t>
      </w:r>
      <w:r>
        <w:lastRenderedPageBreak/>
        <w:t>them. With that in mind, users can currently modify the stop words list (similarly to Voyant). A future option would define only the words to count as context, establishing a white list, which could also be modified.</w:t>
      </w:r>
    </w:p>
    <w:p w14:paraId="64516615" w14:textId="77777777" w:rsidR="00207065" w:rsidRDefault="00000000">
      <w:pPr>
        <w:pStyle w:val="SourceCode"/>
      </w:pPr>
      <w:r>
        <w:rPr>
          <w:rStyle w:val="KeywordTok"/>
        </w:rPr>
        <w:t>sort</w:t>
      </w:r>
      <w:r>
        <w:rPr>
          <w:rStyle w:val="NormalTok"/>
        </w:rPr>
        <w:t xml:space="preserve">(stop_words, </w:t>
      </w:r>
      <w:r>
        <w:rPr>
          <w:rStyle w:val="DataTypeTok"/>
        </w:rPr>
        <w:t>decreasing =</w:t>
      </w:r>
      <w:r>
        <w:rPr>
          <w:rStyle w:val="NormalTok"/>
        </w:rPr>
        <w:t>F)</w:t>
      </w:r>
    </w:p>
    <w:p w14:paraId="21C62A3E" w14:textId="77777777" w:rsidR="00207065" w:rsidRDefault="00000000">
      <w:pPr>
        <w:pStyle w:val="SourceCode"/>
      </w:pPr>
      <w:r>
        <w:rPr>
          <w:rStyle w:val="VerbatimChar"/>
        </w:rPr>
        <w:t xml:space="preserve">  [1] "10"        "100"       "4"         "40"        "5"         "a"        </w:t>
      </w:r>
      <w:r>
        <w:br/>
      </w:r>
      <w:r>
        <w:rPr>
          <w:rStyle w:val="VerbatimChar"/>
        </w:rPr>
        <w:t xml:space="preserve">  [7] "à"         "ab"        "ad"        "agl"       "agli"      "ai"       </w:t>
      </w:r>
      <w:r>
        <w:br/>
      </w:r>
      <w:r>
        <w:rPr>
          <w:rStyle w:val="VerbatimChar"/>
        </w:rPr>
        <w:t xml:space="preserve"> [13] "al"        "all"       "alla"      "alle"      "alli"      "allo"     </w:t>
      </w:r>
      <w:r>
        <w:br/>
      </w:r>
      <w:r>
        <w:rPr>
          <w:rStyle w:val="VerbatimChar"/>
        </w:rPr>
        <w:t xml:space="preserve"> [19] "anche"     "and"       "aut"       "avrÖ"      "avrš"      "c"        </w:t>
      </w:r>
      <w:r>
        <w:br/>
      </w:r>
      <w:r>
        <w:rPr>
          <w:rStyle w:val="VerbatimChar"/>
        </w:rPr>
        <w:t xml:space="preserve"> [25] "che"       "chi"       "ci"        "cioè"      "coi"       "col"      </w:t>
      </w:r>
      <w:r>
        <w:br/>
      </w:r>
      <w:r>
        <w:rPr>
          <w:rStyle w:val="VerbatimChar"/>
        </w:rPr>
        <w:t xml:space="preserve"> [31] "come"      "con"       "contro"    "così"      "cui"       "cuius"    </w:t>
      </w:r>
      <w:r>
        <w:br/>
      </w:r>
      <w:r>
        <w:rPr>
          <w:rStyle w:val="VerbatimChar"/>
        </w:rPr>
        <w:t xml:space="preserve"> [37] "cum"       "d"         "da"        "dagl"      "dagli"     "dai"      </w:t>
      </w:r>
      <w:r>
        <w:br/>
      </w:r>
      <w:r>
        <w:rPr>
          <w:rStyle w:val="VerbatimChar"/>
        </w:rPr>
        <w:t xml:space="preserve"> [43] "dal"       "dall"      "dalla"     "dalle"     "dallo"     "de"       </w:t>
      </w:r>
      <w:r>
        <w:br/>
      </w:r>
      <w:r>
        <w:rPr>
          <w:rStyle w:val="VerbatimChar"/>
        </w:rPr>
        <w:t xml:space="preserve"> [49] "degl"      "degli"     "dei"       "del"       "dell"      "della"    </w:t>
      </w:r>
      <w:r>
        <w:br/>
      </w:r>
      <w:r>
        <w:rPr>
          <w:rStyle w:val="VerbatimChar"/>
        </w:rPr>
        <w:t xml:space="preserve"> [55] "delle"     "dello"     "di"        "dov"       "dove"      "e"        </w:t>
      </w:r>
      <w:r>
        <w:br/>
      </w:r>
      <w:r>
        <w:rPr>
          <w:rStyle w:val="VerbatimChar"/>
        </w:rPr>
        <w:t xml:space="preserve"> [61] "ed"        "elsewhere" "et"        "ex"        "farÖ"      "farš"     </w:t>
      </w:r>
      <w:r>
        <w:br/>
      </w:r>
      <w:r>
        <w:rPr>
          <w:rStyle w:val="VerbatimChar"/>
        </w:rPr>
        <w:t xml:space="preserve"> [67] "fra"       "galilei"   "galileo"   "già"       "gl"        "gli"      </w:t>
      </w:r>
      <w:r>
        <w:br/>
      </w:r>
      <w:r>
        <w:rPr>
          <w:rStyle w:val="VerbatimChar"/>
        </w:rPr>
        <w:t xml:space="preserve"> [73] "hoc"       "i"         "il"        "ills"      "in"        "io"       </w:t>
      </w:r>
      <w:r>
        <w:br/>
      </w:r>
      <w:r>
        <w:rPr>
          <w:rStyle w:val="VerbatimChar"/>
        </w:rPr>
        <w:t xml:space="preserve"> [79] "ista"      "l"         "la"        "le"        "li"        "lo"       </w:t>
      </w:r>
      <w:r>
        <w:br/>
      </w:r>
      <w:r>
        <w:rPr>
          <w:rStyle w:val="VerbatimChar"/>
        </w:rPr>
        <w:t xml:space="preserve"> [85] "ma"        "mo"        "ne"        "negl"      "negli"     "nei"      </w:t>
      </w:r>
      <w:r>
        <w:br/>
      </w:r>
      <w:r>
        <w:rPr>
          <w:rStyle w:val="VerbatimChar"/>
        </w:rPr>
        <w:t xml:space="preserve"> [91] "nel"       "nell"      "nella"     "nelle"     "nello"     "non"      </w:t>
      </w:r>
      <w:r>
        <w:br/>
      </w:r>
      <w:r>
        <w:rPr>
          <w:rStyle w:val="VerbatimChar"/>
        </w:rPr>
        <w:t xml:space="preserve"> [97] "o"         "of"        "one"       "per"       "perch_"    "pi\u009d" </w:t>
      </w:r>
      <w:r>
        <w:br/>
      </w:r>
      <w:r>
        <w:rPr>
          <w:rStyle w:val="VerbatimChar"/>
        </w:rPr>
        <w:t xml:space="preserve">[103] "qua"       "quale"     "quanta"    "quante"    "quanti"    "quanto"   </w:t>
      </w:r>
      <w:r>
        <w:br/>
      </w:r>
      <w:r>
        <w:rPr>
          <w:rStyle w:val="VerbatimChar"/>
        </w:rPr>
        <w:t xml:space="preserve">[109] "quei"      "quel"      "quella"    "quelle"    "quelli"    "quello"   </w:t>
      </w:r>
      <w:r>
        <w:br/>
      </w:r>
      <w:r>
        <w:rPr>
          <w:rStyle w:val="VerbatimChar"/>
        </w:rPr>
        <w:t xml:space="preserve">[115] "questa"    "queste"    "questi"    "questo"    "qui"       "r"        </w:t>
      </w:r>
      <w:r>
        <w:br/>
      </w:r>
      <w:r>
        <w:rPr>
          <w:rStyle w:val="VerbatimChar"/>
        </w:rPr>
        <w:t xml:space="preserve">[121] "re"        "sarÖ"      "sarš"      "se"        "seu"       "si"       </w:t>
      </w:r>
      <w:r>
        <w:br/>
      </w:r>
      <w:r>
        <w:rPr>
          <w:rStyle w:val="VerbatimChar"/>
        </w:rPr>
        <w:t xml:space="preserve">[127] "sì"        "sig"       "starÖ"     "starš"     "su"        "sugl"     </w:t>
      </w:r>
      <w:r>
        <w:br/>
      </w:r>
      <w:r>
        <w:rPr>
          <w:rStyle w:val="VerbatimChar"/>
        </w:rPr>
        <w:t xml:space="preserve">[133] "sugli"     "sui"       "sul"       "sull"      "sulla"     "sulle"    </w:t>
      </w:r>
      <w:r>
        <w:br/>
      </w:r>
      <w:r>
        <w:rPr>
          <w:rStyle w:val="VerbatimChar"/>
        </w:rPr>
        <w:t xml:space="preserve">[139] "sullo"     "sum"       "text"      "the"       "to"        "tra"      </w:t>
      </w:r>
      <w:r>
        <w:br/>
      </w:r>
      <w:r>
        <w:rPr>
          <w:rStyle w:val="VerbatimChar"/>
        </w:rPr>
        <w:t xml:space="preserve">[145] "tres"      "tutti"     "tutto"     "tuum"      "un"        "una"      </w:t>
      </w:r>
      <w:r>
        <w:br/>
      </w:r>
      <w:r>
        <w:rPr>
          <w:rStyle w:val="VerbatimChar"/>
        </w:rPr>
        <w:t xml:space="preserve">[151] "under"     "unknown"   "uno"       "unum"      "ut"        "with"     </w:t>
      </w:r>
      <w:r>
        <w:br/>
      </w:r>
      <w:r>
        <w:rPr>
          <w:rStyle w:val="VerbatimChar"/>
        </w:rPr>
        <w:t xml:space="preserve">[157] "x"         "x8f"       "y"        </w:t>
      </w:r>
    </w:p>
    <w:p w14:paraId="4A4F549B" w14:textId="77777777" w:rsidR="00207065" w:rsidRDefault="00000000">
      <w:pPr>
        <w:pStyle w:val="SourceCode"/>
      </w:pPr>
      <w:r>
        <w:rPr>
          <w:rStyle w:val="NormalTok"/>
        </w:rPr>
        <w:t>expanded_stop_words &lt;-</w:t>
      </w:r>
      <w:r>
        <w:rPr>
          <w:rStyle w:val="StringTok"/>
        </w:rPr>
        <w:t xml:space="preserve"> </w:t>
      </w:r>
      <w:r>
        <w:rPr>
          <w:rStyle w:val="KeywordTok"/>
        </w:rPr>
        <w:t>c</w:t>
      </w:r>
      <w:r>
        <w:rPr>
          <w:rStyle w:val="NormalTok"/>
        </w:rPr>
        <w:t>(</w:t>
      </w:r>
      <w:r>
        <w:rPr>
          <w:rStyle w:val="StringTok"/>
        </w:rPr>
        <w:t>"mi"</w:t>
      </w:r>
      <w:r>
        <w:rPr>
          <w:rStyle w:val="NormalTok"/>
        </w:rPr>
        <w:t xml:space="preserve">, </w:t>
      </w:r>
      <w:r>
        <w:rPr>
          <w:rStyle w:val="StringTok"/>
        </w:rPr>
        <w:t>"m"</w:t>
      </w:r>
      <w:r>
        <w:rPr>
          <w:rStyle w:val="NormalTok"/>
        </w:rPr>
        <w:t xml:space="preserve">, </w:t>
      </w:r>
      <w:r>
        <w:rPr>
          <w:rStyle w:val="StringTok"/>
        </w:rPr>
        <w:t>"me"</w:t>
      </w:r>
      <w:r>
        <w:rPr>
          <w:rStyle w:val="NormalTok"/>
        </w:rPr>
        <w:t xml:space="preserve">, </w:t>
      </w:r>
      <w:r>
        <w:rPr>
          <w:rStyle w:val="StringTok"/>
        </w:rPr>
        <w:t>"mio"</w:t>
      </w:r>
      <w:r>
        <w:rPr>
          <w:rStyle w:val="NormalTok"/>
        </w:rPr>
        <w:t xml:space="preserve">, </w:t>
      </w:r>
      <w:r>
        <w:rPr>
          <w:rStyle w:val="StringTok"/>
        </w:rPr>
        <w:t>"mia"</w:t>
      </w:r>
      <w:r>
        <w:rPr>
          <w:rStyle w:val="NormalTok"/>
        </w:rPr>
        <w:t xml:space="preserve">, </w:t>
      </w:r>
      <w:r>
        <w:rPr>
          <w:rStyle w:val="StringTok"/>
        </w:rPr>
        <w:t>"mie"</w:t>
      </w:r>
      <w:r>
        <w:rPr>
          <w:rStyle w:val="NormalTok"/>
        </w:rPr>
        <w:t xml:space="preserve">, </w:t>
      </w:r>
      <w:r>
        <w:rPr>
          <w:rStyle w:val="StringTok"/>
        </w:rPr>
        <w:t>"miei"</w:t>
      </w:r>
      <w:r>
        <w:rPr>
          <w:rStyle w:val="NormalTok"/>
        </w:rPr>
        <w:t xml:space="preserve">, </w:t>
      </w:r>
      <w:r>
        <w:rPr>
          <w:rStyle w:val="StringTok"/>
        </w:rPr>
        <w:t>"ti"</w:t>
      </w:r>
      <w:r>
        <w:rPr>
          <w:rStyle w:val="NormalTok"/>
        </w:rPr>
        <w:t xml:space="preserve">, </w:t>
      </w:r>
      <w:r>
        <w:rPr>
          <w:rStyle w:val="StringTok"/>
        </w:rPr>
        <w:t>"t"</w:t>
      </w:r>
      <w:r>
        <w:rPr>
          <w:rStyle w:val="NormalTok"/>
        </w:rPr>
        <w:t xml:space="preserve">, </w:t>
      </w:r>
      <w:r>
        <w:rPr>
          <w:rStyle w:val="StringTok"/>
        </w:rPr>
        <w:t>"te"</w:t>
      </w:r>
      <w:r>
        <w:rPr>
          <w:rStyle w:val="NormalTok"/>
        </w:rPr>
        <w:t xml:space="preserve">, </w:t>
      </w:r>
      <w:r>
        <w:rPr>
          <w:rStyle w:val="StringTok"/>
        </w:rPr>
        <w:t>"tuo"</w:t>
      </w:r>
      <w:r>
        <w:rPr>
          <w:rStyle w:val="NormalTok"/>
        </w:rPr>
        <w:t xml:space="preserve">, </w:t>
      </w:r>
      <w:r>
        <w:rPr>
          <w:rStyle w:val="StringTok"/>
        </w:rPr>
        <w:t>"tua"</w:t>
      </w:r>
      <w:r>
        <w:rPr>
          <w:rStyle w:val="NormalTok"/>
        </w:rPr>
        <w:t xml:space="preserve">, </w:t>
      </w:r>
      <w:r>
        <w:rPr>
          <w:rStyle w:val="StringTok"/>
        </w:rPr>
        <w:t>"tuoi"</w:t>
      </w:r>
      <w:r>
        <w:rPr>
          <w:rStyle w:val="NormalTok"/>
        </w:rPr>
        <w:t xml:space="preserve">, </w:t>
      </w:r>
      <w:r>
        <w:rPr>
          <w:rStyle w:val="StringTok"/>
        </w:rPr>
        <w:t>"tue"</w:t>
      </w:r>
      <w:r>
        <w:rPr>
          <w:rStyle w:val="NormalTok"/>
        </w:rPr>
        <w:t xml:space="preserve">, </w:t>
      </w:r>
      <w:r>
        <w:br/>
      </w:r>
      <w:r>
        <w:rPr>
          <w:rStyle w:val="NormalTok"/>
        </w:rPr>
        <w:t xml:space="preserve">                         </w:t>
      </w:r>
      <w:r>
        <w:rPr>
          <w:rStyle w:val="StringTok"/>
        </w:rPr>
        <w:t>"si"</w:t>
      </w:r>
      <w:r>
        <w:rPr>
          <w:rStyle w:val="NormalTok"/>
        </w:rPr>
        <w:t xml:space="preserve">, </w:t>
      </w:r>
      <w:r>
        <w:rPr>
          <w:rStyle w:val="StringTok"/>
        </w:rPr>
        <w:t>"s"</w:t>
      </w:r>
      <w:r>
        <w:rPr>
          <w:rStyle w:val="NormalTok"/>
        </w:rPr>
        <w:t xml:space="preserve">, </w:t>
      </w:r>
      <w:r>
        <w:rPr>
          <w:rStyle w:val="StringTok"/>
        </w:rPr>
        <w:t>"suo"</w:t>
      </w:r>
      <w:r>
        <w:rPr>
          <w:rStyle w:val="NormalTok"/>
        </w:rPr>
        <w:t xml:space="preserve">, </w:t>
      </w:r>
      <w:r>
        <w:rPr>
          <w:rStyle w:val="StringTok"/>
        </w:rPr>
        <w:t>"sua"</w:t>
      </w:r>
      <w:r>
        <w:rPr>
          <w:rStyle w:val="NormalTok"/>
        </w:rPr>
        <w:t xml:space="preserve">, </w:t>
      </w:r>
      <w:r>
        <w:rPr>
          <w:rStyle w:val="StringTok"/>
        </w:rPr>
        <w:t>"suoi"</w:t>
      </w:r>
      <w:r>
        <w:rPr>
          <w:rStyle w:val="NormalTok"/>
        </w:rPr>
        <w:t xml:space="preserve">, </w:t>
      </w:r>
      <w:r>
        <w:rPr>
          <w:rStyle w:val="StringTok"/>
        </w:rPr>
        <w:t>"sue"</w:t>
      </w:r>
      <w:r>
        <w:rPr>
          <w:rStyle w:val="NormalTok"/>
        </w:rPr>
        <w:t xml:space="preserve">, </w:t>
      </w:r>
      <w:r>
        <w:rPr>
          <w:rStyle w:val="StringTok"/>
        </w:rPr>
        <w:t>"nostro"</w:t>
      </w:r>
      <w:r>
        <w:rPr>
          <w:rStyle w:val="NormalTok"/>
        </w:rPr>
        <w:t xml:space="preserve">, </w:t>
      </w:r>
      <w:r>
        <w:rPr>
          <w:rStyle w:val="StringTok"/>
        </w:rPr>
        <w:t>"nostri"</w:t>
      </w:r>
      <w:r>
        <w:rPr>
          <w:rStyle w:val="NormalTok"/>
        </w:rPr>
        <w:t xml:space="preserve">, </w:t>
      </w:r>
      <w:r>
        <w:rPr>
          <w:rStyle w:val="StringTok"/>
        </w:rPr>
        <w:t>"nostre"</w:t>
      </w:r>
      <w:r>
        <w:rPr>
          <w:rStyle w:val="NormalTok"/>
        </w:rPr>
        <w:t xml:space="preserve">, </w:t>
      </w:r>
      <w:r>
        <w:rPr>
          <w:rStyle w:val="StringTok"/>
        </w:rPr>
        <w:t>"nostra"</w:t>
      </w:r>
      <w:r>
        <w:rPr>
          <w:rStyle w:val="NormalTok"/>
        </w:rPr>
        <w:t xml:space="preserve">, </w:t>
      </w:r>
      <w:r>
        <w:br/>
      </w:r>
      <w:r>
        <w:rPr>
          <w:rStyle w:val="NormalTok"/>
        </w:rPr>
        <w:t xml:space="preserve">                         </w:t>
      </w:r>
      <w:r>
        <w:rPr>
          <w:rStyle w:val="StringTok"/>
        </w:rPr>
        <w:t>"vostra"</w:t>
      </w:r>
      <w:r>
        <w:rPr>
          <w:rStyle w:val="NormalTok"/>
        </w:rPr>
        <w:t xml:space="preserve">, </w:t>
      </w:r>
      <w:r>
        <w:rPr>
          <w:rStyle w:val="StringTok"/>
        </w:rPr>
        <w:t>"vostro"</w:t>
      </w:r>
      <w:r>
        <w:rPr>
          <w:rStyle w:val="NormalTok"/>
        </w:rPr>
        <w:t xml:space="preserve">, </w:t>
      </w:r>
      <w:r>
        <w:rPr>
          <w:rStyle w:val="StringTok"/>
        </w:rPr>
        <w:t>"v"</w:t>
      </w:r>
      <w:r>
        <w:rPr>
          <w:rStyle w:val="NormalTok"/>
        </w:rPr>
        <w:t xml:space="preserve">, </w:t>
      </w:r>
      <w:r>
        <w:rPr>
          <w:rStyle w:val="StringTok"/>
        </w:rPr>
        <w:t>"vostri"</w:t>
      </w:r>
      <w:r>
        <w:rPr>
          <w:rStyle w:val="NormalTok"/>
        </w:rPr>
        <w:t xml:space="preserve">, </w:t>
      </w:r>
      <w:r>
        <w:rPr>
          <w:rStyle w:val="StringTok"/>
        </w:rPr>
        <w:t>"vostre"</w:t>
      </w:r>
      <w:r>
        <w:rPr>
          <w:rStyle w:val="NormalTok"/>
        </w:rPr>
        <w:t xml:space="preserve">, </w:t>
      </w:r>
      <w:r>
        <w:rPr>
          <w:rStyle w:val="StringTok"/>
        </w:rPr>
        <w:t>"loro"</w:t>
      </w:r>
      <w:r>
        <w:rPr>
          <w:rStyle w:val="NormalTok"/>
        </w:rPr>
        <w:t xml:space="preserve">, </w:t>
      </w:r>
      <w:r>
        <w:rPr>
          <w:rStyle w:val="StringTok"/>
        </w:rPr>
        <w:t>"lui"</w:t>
      </w:r>
      <w:r>
        <w:rPr>
          <w:rStyle w:val="NormalTok"/>
        </w:rPr>
        <w:t>,</w:t>
      </w:r>
      <w:r>
        <w:br/>
      </w:r>
      <w:r>
        <w:rPr>
          <w:rStyle w:val="NormalTok"/>
        </w:rPr>
        <w:t xml:space="preserve">                         </w:t>
      </w:r>
      <w:r>
        <w:rPr>
          <w:rStyle w:val="StringTok"/>
        </w:rPr>
        <w:t>"quali"</w:t>
      </w:r>
      <w:r>
        <w:rPr>
          <w:rStyle w:val="NormalTok"/>
        </w:rPr>
        <w:t xml:space="preserve">, </w:t>
      </w:r>
      <w:r>
        <w:rPr>
          <w:rStyle w:val="StringTok"/>
        </w:rPr>
        <w:t>"quale"</w:t>
      </w:r>
      <w:r>
        <w:rPr>
          <w:rStyle w:val="NormalTok"/>
        </w:rPr>
        <w:t xml:space="preserve">, </w:t>
      </w:r>
      <w:r>
        <w:br/>
      </w:r>
      <w:r>
        <w:rPr>
          <w:rStyle w:val="NormalTok"/>
        </w:rPr>
        <w:t xml:space="preserve">                         </w:t>
      </w:r>
      <w:r>
        <w:rPr>
          <w:rStyle w:val="StringTok"/>
        </w:rPr>
        <w:t>"ho"</w:t>
      </w:r>
      <w:r>
        <w:rPr>
          <w:rStyle w:val="NormalTok"/>
        </w:rPr>
        <w:t xml:space="preserve">, </w:t>
      </w:r>
      <w:r>
        <w:rPr>
          <w:rStyle w:val="StringTok"/>
        </w:rPr>
        <w:t>"hai"</w:t>
      </w:r>
      <w:r>
        <w:rPr>
          <w:rStyle w:val="NormalTok"/>
        </w:rPr>
        <w:t xml:space="preserve">, </w:t>
      </w:r>
      <w:r>
        <w:rPr>
          <w:rStyle w:val="StringTok"/>
        </w:rPr>
        <w:t>"ha"</w:t>
      </w:r>
      <w:r>
        <w:rPr>
          <w:rStyle w:val="NormalTok"/>
        </w:rPr>
        <w:t xml:space="preserve">, </w:t>
      </w:r>
      <w:r>
        <w:rPr>
          <w:rStyle w:val="StringTok"/>
        </w:rPr>
        <w:t>"hà"</w:t>
      </w:r>
      <w:r>
        <w:rPr>
          <w:rStyle w:val="NormalTok"/>
        </w:rPr>
        <w:t xml:space="preserve">, </w:t>
      </w:r>
      <w:r>
        <w:rPr>
          <w:rStyle w:val="StringTok"/>
        </w:rPr>
        <w:t>"abbiamo"</w:t>
      </w:r>
      <w:r>
        <w:rPr>
          <w:rStyle w:val="NormalTok"/>
        </w:rPr>
        <w:t xml:space="preserve">, </w:t>
      </w:r>
      <w:r>
        <w:rPr>
          <w:rStyle w:val="StringTok"/>
        </w:rPr>
        <w:t>"habbiamo"</w:t>
      </w:r>
      <w:r>
        <w:rPr>
          <w:rStyle w:val="NormalTok"/>
        </w:rPr>
        <w:t xml:space="preserve">, </w:t>
      </w:r>
      <w:r>
        <w:rPr>
          <w:rStyle w:val="StringTok"/>
        </w:rPr>
        <w:t>"avete"</w:t>
      </w:r>
      <w:r>
        <w:rPr>
          <w:rStyle w:val="NormalTok"/>
        </w:rPr>
        <w:t xml:space="preserve">, </w:t>
      </w:r>
      <w:r>
        <w:rPr>
          <w:rStyle w:val="StringTok"/>
        </w:rPr>
        <w:t>"havete"</w:t>
      </w:r>
      <w:r>
        <w:rPr>
          <w:rStyle w:val="NormalTok"/>
        </w:rPr>
        <w:t xml:space="preserve">, </w:t>
      </w:r>
      <w:r>
        <w:rPr>
          <w:rStyle w:val="StringTok"/>
        </w:rPr>
        <w:t>"hanno"</w:t>
      </w:r>
      <w:r>
        <w:rPr>
          <w:rStyle w:val="NormalTok"/>
        </w:rPr>
        <w:t xml:space="preserve">, </w:t>
      </w:r>
      <w:r>
        <w:br/>
      </w:r>
      <w:r>
        <w:rPr>
          <w:rStyle w:val="NormalTok"/>
        </w:rPr>
        <w:t xml:space="preserve">                         </w:t>
      </w:r>
      <w:r>
        <w:rPr>
          <w:rStyle w:val="StringTok"/>
        </w:rPr>
        <w:t>"è"</w:t>
      </w:r>
      <w:r>
        <w:rPr>
          <w:rStyle w:val="NormalTok"/>
        </w:rPr>
        <w:t xml:space="preserve">, </w:t>
      </w:r>
      <w:r>
        <w:rPr>
          <w:rStyle w:val="StringTok"/>
        </w:rPr>
        <w:t>"sono"</w:t>
      </w:r>
      <w:r>
        <w:rPr>
          <w:rStyle w:val="NormalTok"/>
        </w:rPr>
        <w:t xml:space="preserve">, </w:t>
      </w:r>
      <w:r>
        <w:rPr>
          <w:rStyle w:val="StringTok"/>
        </w:rPr>
        <w:t>"siete"</w:t>
      </w:r>
      <w:r>
        <w:rPr>
          <w:rStyle w:val="NormalTok"/>
        </w:rPr>
        <w:t xml:space="preserve">, </w:t>
      </w:r>
      <w:r>
        <w:rPr>
          <w:rStyle w:val="StringTok"/>
        </w:rPr>
        <w:t>"siamo"</w:t>
      </w:r>
      <w:r>
        <w:rPr>
          <w:rStyle w:val="NormalTok"/>
        </w:rPr>
        <w:t xml:space="preserve">, </w:t>
      </w:r>
      <w:r>
        <w:rPr>
          <w:rStyle w:val="StringTok"/>
        </w:rPr>
        <w:t>"sei"</w:t>
      </w:r>
      <w:r>
        <w:rPr>
          <w:rStyle w:val="NormalTok"/>
        </w:rPr>
        <w:t>,</w:t>
      </w:r>
      <w:r>
        <w:br/>
      </w:r>
      <w:r>
        <w:rPr>
          <w:rStyle w:val="NormalTok"/>
        </w:rPr>
        <w:t xml:space="preserve">                         </w:t>
      </w:r>
      <w:r>
        <w:rPr>
          <w:rStyle w:val="StringTok"/>
        </w:rPr>
        <w:t>"ill"</w:t>
      </w:r>
      <w:r>
        <w:rPr>
          <w:rStyle w:val="NormalTok"/>
        </w:rPr>
        <w:t>)</w:t>
      </w:r>
      <w:r>
        <w:br/>
      </w:r>
      <w:r>
        <w:rPr>
          <w:rStyle w:val="NormalTok"/>
        </w:rPr>
        <w:t>stop_words &lt;-</w:t>
      </w:r>
      <w:r>
        <w:rPr>
          <w:rStyle w:val="StringTok"/>
        </w:rPr>
        <w:t xml:space="preserve"> </w:t>
      </w:r>
      <w:r>
        <w:rPr>
          <w:rStyle w:val="KeywordTok"/>
        </w:rPr>
        <w:t>c</w:t>
      </w:r>
      <w:r>
        <w:rPr>
          <w:rStyle w:val="NormalTok"/>
        </w:rPr>
        <w:t>(stop_words, expanded_stop_words)</w:t>
      </w:r>
    </w:p>
    <w:p w14:paraId="606D8E1B" w14:textId="77777777" w:rsidR="00207065" w:rsidRDefault="00000000">
      <w:pPr>
        <w:pStyle w:val="FirstParagraph"/>
      </w:pPr>
      <w:r>
        <w:t xml:space="preserve">For the case of Sarrocchi's alternate spelling of </w:t>
      </w:r>
      <w:r>
        <w:rPr>
          <w:i/>
        </w:rPr>
        <w:t>ochiale</w:t>
      </w:r>
      <w:r>
        <w:t xml:space="preserve"> (and the restricted sample of texts used for this article), the graph helps to reveal that authors who use this variant are not consistent in their use of content-bearing contextual terms (at least with a context of 20 </w:t>
      </w:r>
      <w:r>
        <w:lastRenderedPageBreak/>
        <w:t>words). They use the formal term of address (</w:t>
      </w:r>
      <w:r>
        <w:rPr>
          <w:i/>
        </w:rPr>
        <w:t>ella</w:t>
      </w:r>
      <w:r>
        <w:t xml:space="preserve">) and the phrase or terms </w:t>
      </w:r>
      <w:r>
        <w:rPr>
          <w:i/>
        </w:rPr>
        <w:t>assai bene</w:t>
      </w:r>
      <w:r>
        <w:t xml:space="preserve"> (rather well). In contrast, letter writers who use Galileo's preferred </w:t>
      </w:r>
      <w:r>
        <w:rPr>
          <w:i/>
        </w:rPr>
        <w:t>occhiale</w:t>
      </w:r>
      <w:r>
        <w:t xml:space="preserve"> (not pictured) over time seem to consistently have done or made something (</w:t>
      </w:r>
      <w:r>
        <w:rPr>
          <w:i/>
        </w:rPr>
        <w:t>fatto</w:t>
      </w:r>
      <w:r>
        <w:t>), rationalize when they speak about it (</w:t>
      </w:r>
      <w:r>
        <w:rPr>
          <w:i/>
        </w:rPr>
        <w:t>perchè</w:t>
      </w:r>
      <w:r>
        <w:t xml:space="preserve"> - because), and discuss a gain or excess (</w:t>
      </w:r>
      <w:r>
        <w:rPr>
          <w:i/>
        </w:rPr>
        <w:t>molto</w:t>
      </w:r>
      <w:r>
        <w:t xml:space="preserve"> and </w:t>
      </w:r>
      <w:r>
        <w:rPr>
          <w:i/>
        </w:rPr>
        <w:t>più</w:t>
      </w:r>
      <w:r>
        <w:t>).</w:t>
      </w:r>
    </w:p>
    <w:p w14:paraId="65F18CCE" w14:textId="77777777" w:rsidR="00207065" w:rsidRDefault="00000000">
      <w:pPr>
        <w:pStyle w:val="SourceCode"/>
      </w:pPr>
      <w:r>
        <w:rPr>
          <w:rStyle w:val="KeywordTok"/>
        </w:rPr>
        <w:t>see_KWIC</w:t>
      </w:r>
      <w:r>
        <w:rPr>
          <w:rStyle w:val="NormalTok"/>
        </w:rPr>
        <w:t xml:space="preserve">(type_attributes, </w:t>
      </w:r>
      <w:r>
        <w:rPr>
          <w:rStyle w:val="StringTok"/>
        </w:rPr>
        <w:t>"ochiale"</w:t>
      </w:r>
      <w:r>
        <w:rPr>
          <w:rStyle w:val="NormalTok"/>
        </w:rPr>
        <w:t>, stop_words)</w:t>
      </w:r>
    </w:p>
    <w:p w14:paraId="7EB3A35B" w14:textId="77777777" w:rsidR="00207065" w:rsidRDefault="00000000">
      <w:pPr>
        <w:pStyle w:val="FirstParagraph"/>
      </w:pPr>
      <w:r>
        <w:rPr>
          <w:noProof/>
        </w:rPr>
        <w:drawing>
          <wp:inline distT="0" distB="0" distL="0" distR="0" wp14:anchorId="50F4F693" wp14:editId="60A447EE">
            <wp:extent cx="4000500" cy="4000500"/>
            <wp:effectExtent l="0" t="0" r="0" b="0"/>
            <wp:docPr id="89668602" name="Picture"/>
            <wp:cNvGraphicFramePr/>
            <a:graphic xmlns:a="http://schemas.openxmlformats.org/drawingml/2006/main">
              <a:graphicData uri="http://schemas.openxmlformats.org/drawingml/2006/picture">
                <pic:pic xmlns:pic="http://schemas.openxmlformats.org/drawingml/2006/picture">
                  <pic:nvPicPr>
                    <pic:cNvPr id="0" name="Picture" descr="34e1baecc4b9ec4c5a03ecb28ae8d566af56e732.png"/>
                    <pic:cNvPicPr>
                      <a:picLocks noChangeAspect="1" noChangeArrowheads="1"/>
                    </pic:cNvPicPr>
                  </pic:nvPicPr>
                  <pic:blipFill>
                    <a:blip r:embed="rId19"/>
                    <a:stretch>
                      <a:fillRect/>
                    </a:stretch>
                  </pic:blipFill>
                  <pic:spPr bwMode="auto">
                    <a:xfrm>
                      <a:off x="0" y="0"/>
                      <a:ext cx="4000500" cy="4000500"/>
                    </a:xfrm>
                    <a:prstGeom prst="rect">
                      <a:avLst/>
                    </a:prstGeom>
                    <a:noFill/>
                    <a:ln w="9525">
                      <a:noFill/>
                      <a:headEnd/>
                      <a:tailEnd/>
                    </a:ln>
                  </pic:spPr>
                </pic:pic>
              </a:graphicData>
            </a:graphic>
          </wp:inline>
        </w:drawing>
      </w:r>
    </w:p>
    <w:p w14:paraId="4C8EE92C" w14:textId="77777777" w:rsidR="00207065" w:rsidRDefault="00000000">
      <w:pPr>
        <w:pStyle w:val="BodyText"/>
      </w:pPr>
      <w:r>
        <w:t>The importance of a word is characterized by these functions as more than a highest frequency value or as a marker of distinction (such as tf-idf). By contextualizing the term within textual and metadata information, a user can ask questions about patterns without knowing the words that fit those patterns. The visual and quantitative display create a critical distance from the text that can provide an alternative perspective on the lexical relationships embedded in the text. This invites surprise, questions, and potentially evaluation of previous claims of importance in a collection. The final tools in GaLiLeO attempt to make this explicit, but are ultimately quite simplistic in the prototype.</w:t>
      </w:r>
    </w:p>
    <w:p w14:paraId="2194146E" w14:textId="77777777" w:rsidR="00207065" w:rsidRDefault="00000000">
      <w:pPr>
        <w:pStyle w:val="Heading2"/>
      </w:pPr>
      <w:bookmarkStart w:id="1055" w:name="pattern-tools-in-galileo"/>
      <w:r>
        <w:t>Pattern Tools in GaLiLeO</w:t>
      </w:r>
      <w:bookmarkEnd w:id="1055"/>
    </w:p>
    <w:p w14:paraId="48E07276" w14:textId="77777777" w:rsidR="00207065" w:rsidRDefault="00000000">
      <w:pPr>
        <w:pStyle w:val="FirstParagraph"/>
      </w:pPr>
      <w:r>
        <w:t>Where the document and lexical tools can help to identify a potentially fruitful avenue of inquiry, they are aided significantly by some contextual knowledge on the part of the user. Alternatively, the more ambitious pattern-based tools attempt to foreground the kinds of questions and structures that can motivate historical and literary analyses. These final tools still need significant development and refinement.</w:t>
      </w:r>
    </w:p>
    <w:p w14:paraId="6594030A" w14:textId="77777777" w:rsidR="00207065" w:rsidRDefault="00000000">
      <w:pPr>
        <w:pStyle w:val="BodyText"/>
      </w:pPr>
      <w:r>
        <w:lastRenderedPageBreak/>
        <w:t>One function allows direct comparison of authors' vocabulary. The eventual goal is to better understand lexical variety, breadth, and overlap. The first step, which was intended to provoke conversation at the prototype workshop, simply reports on the size of the vocabulary in the texts in the subcorpus by a given author. To be more helpful, it should also output the number of documents and the length of those documents. In the example below, the function is called three times to compare Galileo's lexicon to that of his daughter (Suor Maria Celeste) and Margherita Sarrocchi.</w:t>
      </w:r>
    </w:p>
    <w:p w14:paraId="7A457F3B" w14:textId="77777777" w:rsidR="00207065" w:rsidRDefault="00000000">
      <w:pPr>
        <w:pStyle w:val="SourceCode"/>
      </w:pPr>
      <w:r>
        <w:rPr>
          <w:rStyle w:val="KeywordTok"/>
        </w:rPr>
        <w:t>compare_author_vocabulary</w:t>
      </w:r>
      <w:r>
        <w:rPr>
          <w:rStyle w:val="NormalTok"/>
        </w:rPr>
        <w:t>(</w:t>
      </w:r>
      <w:r>
        <w:rPr>
          <w:rStyle w:val="StringTok"/>
        </w:rPr>
        <w:t>"Galilei, Galileo"</w:t>
      </w:r>
      <w:r>
        <w:rPr>
          <w:rStyle w:val="NormalTok"/>
        </w:rPr>
        <w:t>, corpus, text_attributes, corpus_attributes)</w:t>
      </w:r>
    </w:p>
    <w:p w14:paraId="572EEA27" w14:textId="77777777" w:rsidR="00207065" w:rsidRDefault="00000000">
      <w:pPr>
        <w:pStyle w:val="SourceCode"/>
      </w:pPr>
      <w:r>
        <w:rPr>
          <w:rStyle w:val="VerbatimChar"/>
        </w:rPr>
        <w:t>Galilei, Galileo  uses  13349  different words (not including punctuation).</w:t>
      </w:r>
      <w:r>
        <w:br/>
      </w:r>
      <w:r>
        <w:rPr>
          <w:rStyle w:val="VerbatimChar"/>
        </w:rPr>
        <w:t>The overall corpus contains  75798 different words (not including punctuation.</w:t>
      </w:r>
    </w:p>
    <w:p w14:paraId="3DD9AD6A" w14:textId="77777777" w:rsidR="00207065" w:rsidRDefault="00000000">
      <w:pPr>
        <w:pStyle w:val="SourceCode"/>
      </w:pPr>
      <w:r>
        <w:rPr>
          <w:rStyle w:val="KeywordTok"/>
        </w:rPr>
        <w:t>compare_author_vocabulary</w:t>
      </w:r>
      <w:r>
        <w:rPr>
          <w:rStyle w:val="NormalTok"/>
        </w:rPr>
        <w:t>(</w:t>
      </w:r>
      <w:r>
        <w:rPr>
          <w:rStyle w:val="StringTok"/>
        </w:rPr>
        <w:t>"Galilei, Maria Celeste"</w:t>
      </w:r>
      <w:r>
        <w:rPr>
          <w:rStyle w:val="NormalTok"/>
        </w:rPr>
        <w:t>, corpus, text_attributes, corpus_attributes)</w:t>
      </w:r>
    </w:p>
    <w:p w14:paraId="62DE8DC7" w14:textId="77777777" w:rsidR="00207065" w:rsidRDefault="00000000">
      <w:pPr>
        <w:pStyle w:val="SourceCode"/>
      </w:pPr>
      <w:r>
        <w:rPr>
          <w:rStyle w:val="VerbatimChar"/>
        </w:rPr>
        <w:t>Galilei, Maria Celeste  uses  4970  different words (not including punctuation).</w:t>
      </w:r>
      <w:r>
        <w:br/>
      </w:r>
      <w:r>
        <w:rPr>
          <w:rStyle w:val="VerbatimChar"/>
        </w:rPr>
        <w:t>The overall corpus contains  75798 different words (not including punctuation.</w:t>
      </w:r>
    </w:p>
    <w:p w14:paraId="0EF1F612" w14:textId="77777777" w:rsidR="00207065" w:rsidRDefault="00000000">
      <w:pPr>
        <w:pStyle w:val="SourceCode"/>
      </w:pPr>
      <w:r>
        <w:rPr>
          <w:rStyle w:val="KeywordTok"/>
        </w:rPr>
        <w:t>compare_author_vocabulary</w:t>
      </w:r>
      <w:r>
        <w:rPr>
          <w:rStyle w:val="NormalTok"/>
        </w:rPr>
        <w:t>(</w:t>
      </w:r>
      <w:r>
        <w:rPr>
          <w:rStyle w:val="StringTok"/>
        </w:rPr>
        <w:t>"Sarrocchi, Margherita"</w:t>
      </w:r>
      <w:r>
        <w:rPr>
          <w:rStyle w:val="NormalTok"/>
        </w:rPr>
        <w:t xml:space="preserve">, corpus, text_attributes, corpus_attributes) </w:t>
      </w:r>
      <w:r>
        <w:br/>
      </w:r>
      <w:r>
        <w:rPr>
          <w:rStyle w:val="CommentTok"/>
        </w:rPr>
        <w:t>#Replace the Xxxx with Last name, First name, please leave the ""</w:t>
      </w:r>
    </w:p>
    <w:p w14:paraId="7379BDCB" w14:textId="77777777" w:rsidR="00207065" w:rsidRDefault="00000000">
      <w:pPr>
        <w:pStyle w:val="SourceCode"/>
      </w:pPr>
      <w:r>
        <w:rPr>
          <w:rStyle w:val="VerbatimChar"/>
        </w:rPr>
        <w:t>Sarrocchi, Margherita  uses  1258  different words (not including punctuation).</w:t>
      </w:r>
      <w:r>
        <w:br/>
      </w:r>
      <w:r>
        <w:rPr>
          <w:rStyle w:val="VerbatimChar"/>
        </w:rPr>
        <w:t>The overall corpus contains  75798 different words (not including punctuation.</w:t>
      </w:r>
    </w:p>
    <w:p w14:paraId="207309DC" w14:textId="77777777" w:rsidR="00207065" w:rsidRDefault="00000000">
      <w:pPr>
        <w:pStyle w:val="FirstParagraph"/>
      </w:pPr>
      <w:r>
        <w:t>In this subcorpus Galileo has 5 times as many letters as his daughter; Maria Celeste's corpus of 64 letters is already 16 times greater than Sarrocchi's. Their associated vocabularies reflect slightly different proportions: Maria Celeste's is nearly one quarter of Galileo's; Sarrocchi's is one seventh of hers. As with nearly every other feature, the focus is on contextualizing Galileo against the backdrop of other authors in the corpus or subcorpus. A version of this function is already provided in the document-level information, which showed that Sarrocchi used an alternate orthography for the Italian terms for academics and mathematics in letter 574 in the National Edition of Galileo's work. This function expands those results to all documents by the author and, at least at this preliminary stage, allows for comparison by range of use, not simply single occurrences in a document.</w:t>
      </w:r>
    </w:p>
    <w:p w14:paraId="784E1329" w14:textId="77777777" w:rsidR="00207065" w:rsidRDefault="00000000">
      <w:pPr>
        <w:pStyle w:val="BodyText"/>
      </w:pPr>
      <w:r>
        <w:t xml:space="preserve">The final tool perhaps holds the most promise as a template for query building. The function “find_types_by_range” responds to questions of the type: What are the words that Galileo uses in high frequency that the other authors in the corpus do not use at all? Again, this is a proof of concept, which needs more customization. For now, high is considered to be the 75th percentile or higher in frequency of usage; low is the 25th percentile. Users can </w:t>
      </w:r>
      <w:r>
        <w:lastRenderedPageBreak/>
        <w:t>also input a simple yes or no to indicate words that Galileo or other authors use (yes) or not (no).</w:t>
      </w:r>
    </w:p>
    <w:p w14:paraId="66420EB8" w14:textId="77777777" w:rsidR="00207065" w:rsidRDefault="00000000">
      <w:pPr>
        <w:pStyle w:val="SourceCode"/>
      </w:pPr>
      <w:r>
        <w:rPr>
          <w:rStyle w:val="CommentTok"/>
        </w:rPr>
        <w:t>#Takes a few seconds to run</w:t>
      </w:r>
      <w:r>
        <w:br/>
      </w:r>
      <w:r>
        <w:rPr>
          <w:rStyle w:val="KeywordTok"/>
        </w:rPr>
        <w:t>find_types_by_range</w:t>
      </w:r>
      <w:r>
        <w:rPr>
          <w:rStyle w:val="NormalTok"/>
        </w:rPr>
        <w:t xml:space="preserve">(corpus_attributes, </w:t>
      </w:r>
      <w:r>
        <w:rPr>
          <w:rStyle w:val="DataTypeTok"/>
        </w:rPr>
        <w:t>GG=</w:t>
      </w:r>
      <w:r>
        <w:rPr>
          <w:rStyle w:val="StringTok"/>
        </w:rPr>
        <w:t>"high"</w:t>
      </w:r>
      <w:r>
        <w:rPr>
          <w:rStyle w:val="NormalTok"/>
        </w:rPr>
        <w:t xml:space="preserve">, </w:t>
      </w:r>
      <w:r>
        <w:rPr>
          <w:rStyle w:val="DataTypeTok"/>
        </w:rPr>
        <w:t>NotGG =</w:t>
      </w:r>
      <w:r>
        <w:rPr>
          <w:rStyle w:val="NormalTok"/>
        </w:rPr>
        <w:t xml:space="preserve"> </w:t>
      </w:r>
      <w:r>
        <w:rPr>
          <w:rStyle w:val="StringTok"/>
        </w:rPr>
        <w:t>"no"</w:t>
      </w:r>
      <w:r>
        <w:rPr>
          <w:rStyle w:val="NormalTok"/>
        </w:rPr>
        <w:t xml:space="preserve">, </w:t>
      </w:r>
      <w:r>
        <w:rPr>
          <w:rStyle w:val="DataTypeTok"/>
        </w:rPr>
        <w:t>size =</w:t>
      </w:r>
      <w:r>
        <w:rPr>
          <w:rStyle w:val="DecValTok"/>
        </w:rPr>
        <w:t>25</w:t>
      </w:r>
      <w:r>
        <w:rPr>
          <w:rStyle w:val="NormalTok"/>
        </w:rPr>
        <w:t>)</w:t>
      </w:r>
    </w:p>
    <w:p w14:paraId="0F3B8861" w14:textId="77777777" w:rsidR="00207065" w:rsidRDefault="00000000">
      <w:pPr>
        <w:pStyle w:val="SourceCode"/>
      </w:pPr>
      <w:r>
        <w:rPr>
          <w:rStyle w:val="VerbatimChar"/>
        </w:rPr>
        <w:t>For context, here is the overall range of relative frequencies in the corpus:</w:t>
      </w:r>
      <w:r>
        <w:br/>
      </w:r>
      <w:r>
        <w:rPr>
          <w:rStyle w:val="VerbatimChar"/>
        </w:rPr>
        <w:t>The lowest frequency is 0. (No document uses all words in the corpus.)</w:t>
      </w:r>
      <w:r>
        <w:br/>
      </w:r>
      <w:r>
        <w:rPr>
          <w:rStyle w:val="VerbatimChar"/>
        </w:rPr>
        <w:t>The highest is:</w:t>
      </w:r>
      <w:r>
        <w:br/>
      </w:r>
      <w:r>
        <w:rPr>
          <w:rStyle w:val="VerbatimChar"/>
        </w:rPr>
        <w:t>[1] 0.1282051</w:t>
      </w:r>
      <w:r>
        <w:br/>
      </w:r>
      <w:r>
        <w:rPr>
          <w:rStyle w:val="VerbatimChar"/>
        </w:rPr>
        <w:t>A numeric summary of the means for each frequency describes this context in more detail:</w:t>
      </w:r>
      <w:r>
        <w:br/>
      </w:r>
      <w:r>
        <w:rPr>
          <w:rStyle w:val="VerbatimChar"/>
        </w:rPr>
        <w:t xml:space="preserve">      Min.    1st Qu.     Median       Mean    3rd Qu.       Max. </w:t>
      </w:r>
      <w:r>
        <w:br/>
      </w:r>
      <w:r>
        <w:rPr>
          <w:rStyle w:val="VerbatimChar"/>
        </w:rPr>
        <w:t xml:space="preserve">0.00000003 0.00000040 0.00000103 0.00001319 0.00000249 0.03233686 </w:t>
      </w:r>
      <w:r>
        <w:br/>
      </w:r>
      <w:r>
        <w:rPr>
          <w:rStyle w:val="VerbatimChar"/>
        </w:rPr>
        <w:t>The range of mean vocabulary frequencies in Galileo's documents is the following.</w:t>
      </w:r>
      <w:r>
        <w:br/>
      </w:r>
      <w:r>
        <w:rPr>
          <w:rStyle w:val="VerbatimChar"/>
        </w:rPr>
        <w:t xml:space="preserve"> High is considered higher than the third quartile (75th percentile).</w:t>
      </w:r>
      <w:r>
        <w:br/>
      </w:r>
      <w:r>
        <w:rPr>
          <w:rStyle w:val="VerbatimChar"/>
        </w:rPr>
        <w:t xml:space="preserve">       Min.     1st Qu.      Median        Mean     3rd Qu.        Max. </w:t>
      </w:r>
      <w:r>
        <w:br/>
      </w:r>
      <w:r>
        <w:rPr>
          <w:rStyle w:val="VerbatimChar"/>
        </w:rPr>
        <w:t xml:space="preserve">0.000005484 0.000005484 0.000005484 0.000052840 0.000016451 0.030873506 </w:t>
      </w:r>
      <w:r>
        <w:br/>
      </w:r>
      <w:r>
        <w:rPr>
          <w:rStyle w:val="VerbatimChar"/>
        </w:rPr>
        <w:t>Other authors do not use  5717 words that Galileo does use. Here are the words that match your query:</w:t>
      </w:r>
      <w:r>
        <w:br/>
      </w:r>
      <w:r>
        <w:rPr>
          <w:rStyle w:val="VerbatimChar"/>
        </w:rPr>
        <w:t>[1] "1689, afflizzione, aggiugnesi, alterazioni, alternatamente, ancorette, animella, applicano, assegnar, attaccate, averse, bernengero, capellatura, cercata, circonvicine, comandino, commozioni, concludenti, concludenza, contenente, contenuti, contradizioni, costare, crini, dedurre, deputare, descrizioni, diffiderei, dintorni, direzzioni, distendono, durante, egualissime, eretto, essenziale, estendono, fabbricato, finzione, firlie, giustificazioni, gp, ibe, ilev, illuminante, illustrate, ingrandimento, inibi, irradiazione, laboriose, languida, languido, maj, mantenne, manuscritte, mazzei, megli, meridiane, mettergli, mitre, ns, ooo, osservabili, osservargli, padlie, piccolissimi, piccolissimo, pisis, posatamente, pot, pulitissima, purgarmi, regii, remote, restandogli, reud, reulia, rodomonte, rupi, scorcio, scultura, settore, sfuggimento, sincerarmi, siviglia, sporgono, sx, tenebroso, trattone, ugr, vassalli, vertici, vibrazioni, vicinissime, visibil"</w:t>
      </w:r>
      <w:r>
        <w:br/>
      </w:r>
      <w:r>
        <w:rPr>
          <w:rStyle w:val="VerbatimChar"/>
        </w:rPr>
        <w:t>[1] 50  2</w:t>
      </w:r>
      <w:r>
        <w:br/>
      </w:r>
      <w:r>
        <w:rPr>
          <w:rStyle w:val="VerbatimChar"/>
        </w:rPr>
        <w:t>[1] 50  2</w:t>
      </w:r>
      <w:r>
        <w:br/>
      </w:r>
      <w:r>
        <w:rPr>
          <w:rStyle w:val="VerbatimChar"/>
        </w:rPr>
        <w:t xml:space="preserve">           GGtokens        Freq</w:t>
      </w:r>
      <w:r>
        <w:br/>
      </w:r>
      <w:r>
        <w:rPr>
          <w:rStyle w:val="VerbatimChar"/>
        </w:rPr>
        <w:t>101            1689 0.000021935</w:t>
      </w:r>
      <w:r>
        <w:br/>
      </w:r>
      <w:r>
        <w:rPr>
          <w:rStyle w:val="VerbatimChar"/>
        </w:rPr>
        <w:t>682     afflizzione 0.000021935</w:t>
      </w:r>
      <w:r>
        <w:br/>
      </w:r>
      <w:r>
        <w:rPr>
          <w:rStyle w:val="VerbatimChar"/>
        </w:rPr>
        <w:t>955  alternatamente 0.000021935</w:t>
      </w:r>
      <w:r>
        <w:br/>
      </w:r>
      <w:r>
        <w:rPr>
          <w:rStyle w:val="VerbatimChar"/>
        </w:rPr>
        <w:t>1149      ancorette 0.000021935</w:t>
      </w:r>
      <w:r>
        <w:br/>
      </w:r>
      <w:r>
        <w:rPr>
          <w:rStyle w:val="VerbatimChar"/>
        </w:rPr>
        <w:t>1227       animella 0.000021935</w:t>
      </w:r>
      <w:r>
        <w:br/>
      </w:r>
      <w:r>
        <w:rPr>
          <w:rStyle w:val="VerbatimChar"/>
        </w:rPr>
        <w:t>1402      applicano 0.000021935</w:t>
      </w:r>
      <w:r>
        <w:br/>
      </w:r>
      <w:r>
        <w:rPr>
          <w:rStyle w:val="VerbatimChar"/>
        </w:rPr>
        <w:t>1880      attaccate 0.000021935</w:t>
      </w:r>
      <w:r>
        <w:br/>
      </w:r>
      <w:r>
        <w:rPr>
          <w:rStyle w:val="VerbatimChar"/>
        </w:rPr>
        <w:t>2031         averse 0.000021935</w:t>
      </w:r>
      <w:r>
        <w:br/>
      </w:r>
      <w:r>
        <w:rPr>
          <w:rStyle w:val="VerbatimChar"/>
        </w:rPr>
        <w:t>2874        cercata 0.000021935</w:t>
      </w:r>
      <w:r>
        <w:br/>
      </w:r>
      <w:r>
        <w:rPr>
          <w:rStyle w:val="VerbatimChar"/>
        </w:rPr>
        <w:t>3068   circonvicine 0.000021935</w:t>
      </w:r>
      <w:r>
        <w:br/>
      </w:r>
      <w:r>
        <w:rPr>
          <w:rStyle w:val="VerbatimChar"/>
        </w:rPr>
        <w:t>3257      comandino 0.000021935</w:t>
      </w:r>
      <w:r>
        <w:br/>
      </w:r>
      <w:r>
        <w:rPr>
          <w:rStyle w:val="VerbatimChar"/>
        </w:rPr>
        <w:t>3324     commozioni 0.000021935</w:t>
      </w:r>
      <w:r>
        <w:br/>
      </w:r>
      <w:r>
        <w:rPr>
          <w:rStyle w:val="VerbatimChar"/>
        </w:rPr>
        <w:lastRenderedPageBreak/>
        <w:t>3543    concludenza 0.000021935</w:t>
      </w:r>
      <w:r>
        <w:br/>
      </w:r>
      <w:r>
        <w:rPr>
          <w:rStyle w:val="VerbatimChar"/>
        </w:rPr>
        <w:t>4277        costare 0.000021935</w:t>
      </w:r>
      <w:r>
        <w:br/>
      </w:r>
      <w:r>
        <w:rPr>
          <w:rStyle w:val="VerbatimChar"/>
        </w:rPr>
        <w:t>4387          crini 0.000021935</w:t>
      </w:r>
      <w:r>
        <w:br/>
      </w:r>
      <w:r>
        <w:rPr>
          <w:rStyle w:val="VerbatimChar"/>
        </w:rPr>
        <w:t>4611        dedurre 0.000021935</w:t>
      </w:r>
      <w:r>
        <w:br/>
      </w:r>
      <w:r>
        <w:rPr>
          <w:rStyle w:val="VerbatimChar"/>
        </w:rPr>
        <w:t>4761       deputare 0.000021935</w:t>
      </w:r>
      <w:r>
        <w:br/>
      </w:r>
      <w:r>
        <w:rPr>
          <w:rStyle w:val="VerbatimChar"/>
        </w:rPr>
        <w:t>4804    descrizioni 0.000021935</w:t>
      </w:r>
      <w:r>
        <w:br/>
      </w:r>
      <w:r>
        <w:rPr>
          <w:rStyle w:val="VerbatimChar"/>
        </w:rPr>
        <w:t>5054     diffiderei 0.000021935</w:t>
      </w:r>
      <w:r>
        <w:br/>
      </w:r>
      <w:r>
        <w:rPr>
          <w:rStyle w:val="VerbatimChar"/>
        </w:rPr>
        <w:t>5167       dintorni 0.000021935</w:t>
      </w:r>
      <w:r>
        <w:br/>
      </w:r>
      <w:r>
        <w:rPr>
          <w:rStyle w:val="VerbatimChar"/>
        </w:rPr>
        <w:t>5189     direzzioni 0.000021935</w:t>
      </w:r>
      <w:r>
        <w:br/>
      </w:r>
      <w:r>
        <w:rPr>
          <w:rStyle w:val="VerbatimChar"/>
        </w:rPr>
        <w:t>5729        durante 0.000021935</w:t>
      </w:r>
      <w:r>
        <w:br/>
      </w:r>
      <w:r>
        <w:rPr>
          <w:rStyle w:val="VerbatimChar"/>
        </w:rPr>
        <w:t>6300     essenziale 0.000021935</w:t>
      </w:r>
      <w:r>
        <w:br/>
      </w:r>
      <w:r>
        <w:rPr>
          <w:rStyle w:val="VerbatimChar"/>
        </w:rPr>
        <w:t>6333      estendono 0.000021935</w:t>
      </w:r>
      <w:r>
        <w:br/>
      </w:r>
      <w:r>
        <w:rPr>
          <w:rStyle w:val="VerbatimChar"/>
        </w:rPr>
        <w:t>6877         firlie 0.000021935</w:t>
      </w:r>
      <w:r>
        <w:br/>
      </w:r>
      <w:r>
        <w:rPr>
          <w:rStyle w:val="VerbatimChar"/>
        </w:rPr>
        <w:t xml:space="preserve">           GGtokens          Freq</w:t>
      </w:r>
      <w:r>
        <w:br/>
      </w:r>
      <w:r>
        <w:rPr>
          <w:rStyle w:val="VerbatimChar"/>
        </w:rPr>
        <w:t>16276      siviglia 0.00002741874</w:t>
      </w:r>
      <w:r>
        <w:br/>
      </w:r>
      <w:r>
        <w:rPr>
          <w:rStyle w:val="VerbatimChar"/>
        </w:rPr>
        <w:t>16817      sporgono 0.00002741874</w:t>
      </w:r>
      <w:r>
        <w:br/>
      </w:r>
      <w:r>
        <w:rPr>
          <w:rStyle w:val="VerbatimChar"/>
        </w:rPr>
        <w:t>18598   vicinissime 0.00002741874</w:t>
      </w:r>
      <w:r>
        <w:br/>
      </w:r>
      <w:r>
        <w:rPr>
          <w:rStyle w:val="VerbatimChar"/>
        </w:rPr>
        <w:t>4041  contradizioni 0.00003290249</w:t>
      </w:r>
      <w:r>
        <w:br/>
      </w:r>
      <w:r>
        <w:rPr>
          <w:rStyle w:val="VerbatimChar"/>
        </w:rPr>
        <w:t>5389     distendono 0.00003290249</w:t>
      </w:r>
      <w:r>
        <w:br/>
      </w:r>
      <w:r>
        <w:rPr>
          <w:rStyle w:val="VerbatimChar"/>
        </w:rPr>
        <w:t>10531         mitre 0.00003290249</w:t>
      </w:r>
      <w:r>
        <w:br/>
      </w:r>
      <w:r>
        <w:rPr>
          <w:rStyle w:val="VerbatimChar"/>
        </w:rPr>
        <w:t>11190            ns 0.00003290249</w:t>
      </w:r>
      <w:r>
        <w:br/>
      </w:r>
      <w:r>
        <w:rPr>
          <w:rStyle w:val="VerbatimChar"/>
        </w:rPr>
        <w:t>12835   posatamente 0.00003290249</w:t>
      </w:r>
      <w:r>
        <w:br/>
      </w:r>
      <w:r>
        <w:rPr>
          <w:rStyle w:val="VerbatimChar"/>
        </w:rPr>
        <w:t>14209        remote 0.00003290249</w:t>
      </w:r>
      <w:r>
        <w:br/>
      </w:r>
      <w:r>
        <w:rPr>
          <w:rStyle w:val="VerbatimChar"/>
        </w:rPr>
        <w:t>15561       scorcio 0.00003290249</w:t>
      </w:r>
      <w:r>
        <w:br/>
      </w:r>
      <w:r>
        <w:rPr>
          <w:rStyle w:val="VerbatimChar"/>
        </w:rPr>
        <w:t>18543       vertici 0.00003290249</w:t>
      </w:r>
      <w:r>
        <w:br/>
      </w:r>
      <w:r>
        <w:rPr>
          <w:rStyle w:val="VerbatimChar"/>
        </w:rPr>
        <w:t>714      aggiugnesi 0.00003838624</w:t>
      </w:r>
      <w:r>
        <w:br/>
      </w:r>
      <w:r>
        <w:rPr>
          <w:rStyle w:val="VerbatimChar"/>
        </w:rPr>
        <w:t>11769   osservabili 0.00003838624</w:t>
      </w:r>
      <w:r>
        <w:br/>
      </w:r>
      <w:r>
        <w:rPr>
          <w:rStyle w:val="VerbatimChar"/>
        </w:rPr>
        <w:t>18119           ugr 0.00003838624</w:t>
      </w:r>
      <w:r>
        <w:br/>
      </w:r>
      <w:r>
        <w:rPr>
          <w:rStyle w:val="VerbatimChar"/>
        </w:rPr>
        <w:t>3541    concludenti 0.00004386999</w:t>
      </w:r>
      <w:r>
        <w:br/>
      </w:r>
      <w:r>
        <w:rPr>
          <w:rStyle w:val="VerbatimChar"/>
        </w:rPr>
        <w:t>3976      contenuti 0.00004386999</w:t>
      </w:r>
      <w:r>
        <w:br/>
      </w:r>
      <w:r>
        <w:rPr>
          <w:rStyle w:val="VerbatimChar"/>
        </w:rPr>
        <w:t>18682       visibil 0.00004386999</w:t>
      </w:r>
      <w:r>
        <w:br/>
      </w:r>
      <w:r>
        <w:rPr>
          <w:rStyle w:val="VerbatimChar"/>
        </w:rPr>
        <w:t>3949     contenente 0.00004935374</w:t>
      </w:r>
      <w:r>
        <w:br/>
      </w:r>
      <w:r>
        <w:rPr>
          <w:rStyle w:val="VerbatimChar"/>
        </w:rPr>
        <w:t>9188   irradiazione 0.00004935374</w:t>
      </w:r>
      <w:r>
        <w:br/>
      </w:r>
      <w:r>
        <w:rPr>
          <w:rStyle w:val="VerbatimChar"/>
        </w:rPr>
        <w:t>17447     tenebroso 0.00004935374</w:t>
      </w:r>
      <w:r>
        <w:br/>
      </w:r>
      <w:r>
        <w:rPr>
          <w:rStyle w:val="VerbatimChar"/>
        </w:rPr>
        <w:t>950     alterazioni 0.00005483749</w:t>
      </w:r>
      <w:r>
        <w:br/>
      </w:r>
      <w:r>
        <w:rPr>
          <w:rStyle w:val="VerbatimChar"/>
        </w:rPr>
        <w:t>17929      trattone 0.00006032124</w:t>
      </w:r>
      <w:r>
        <w:br/>
      </w:r>
      <w:r>
        <w:rPr>
          <w:rStyle w:val="VerbatimChar"/>
        </w:rPr>
        <w:t>18331      vassalli 0.00006032124</w:t>
      </w:r>
      <w:r>
        <w:br/>
      </w:r>
      <w:r>
        <w:rPr>
          <w:rStyle w:val="VerbatimChar"/>
        </w:rPr>
        <w:t>18586    vibrazioni 0.00008225623</w:t>
      </w:r>
      <w:r>
        <w:br/>
      </w:r>
      <w:r>
        <w:rPr>
          <w:rStyle w:val="VerbatimChar"/>
        </w:rPr>
        <w:t>15664      scultura 0.00012064248</w:t>
      </w:r>
    </w:p>
    <w:p w14:paraId="79EBBB6A" w14:textId="77777777" w:rsidR="00207065" w:rsidRDefault="00000000">
      <w:pPr>
        <w:pStyle w:val="FirstParagraph"/>
      </w:pPr>
      <w:r>
        <w:t>For users of the prototype, this aspect of the tool simply provoked a sense of the magnitude of the unexplored. The results are cumbersome, given the state of the underlying textual data. Similarly, Patrick Juola and Ashley Bernola's Conjecturator () compares textual features such as the use of a word within two groups of texts that are differentiated by a structural aspect such as decade. With over 87,000 statistically significant observations, these results are "mind-numbing, even demoralizing." (, 135) As instantiated, the find_types_by_range output still requires specialist knowledge to select a potentially useful path forward. Further interactivity and use of visual cues would help to address some of these concerns.</w:t>
      </w:r>
    </w:p>
    <w:p w14:paraId="6381CAF7" w14:textId="77777777" w:rsidR="00207065" w:rsidRDefault="00000000">
      <w:pPr>
        <w:pStyle w:val="BodyText"/>
      </w:pPr>
      <w:r>
        <w:lastRenderedPageBreak/>
        <w:t>With a tool such as this an author from the period would not need to fit or fight a corpus-scale model of a collection of texts; she would have her own. These permutations of terms provoke questions about individual models of language use rather than a best-fit model for all authors represented. Sarrocchi's document can be compared to the authors' corpus and the corpus at large. The topic model of the overall corpus would be deprioritized in order to see and compare individual authors and texts. In this way, GaLiLeO might capture some of Underwood's perspectival modeling () without risking the bias identified by Katherine Bode (). Perpetual reference and comparison to a model that is heavily influenced by the prolific authors found within it continues to disenfranchise the already marginalized figures who were nevertheless writing and creating in the period. Continuing the example of Sarrocchi, a future instance of GaLiLeO would facilitate a comparison of her letters and the text of her epic poem (with which Galileo was familiar) to Galileo's corpus or to the library corpus overall. Her Latin geometrical and theological texts (should they be found) could be distinguished from her letters and text in Italian for a more nuanced comparison of stylistic, thematic, lexical, and contextual similarities or differences.</w:t>
      </w:r>
    </w:p>
    <w:p w14:paraId="05545082" w14:textId="77777777" w:rsidR="00207065" w:rsidRDefault="00000000">
      <w:pPr>
        <w:pStyle w:val="Heading2"/>
      </w:pPr>
      <w:bookmarkStart w:id="1056" w:name="implications-and-next-steps"/>
      <w:r>
        <w:t>Implications and Next Steps</w:t>
      </w:r>
      <w:bookmarkEnd w:id="1056"/>
    </w:p>
    <w:p w14:paraId="0EA1387D" w14:textId="77777777" w:rsidR="00207065" w:rsidRDefault="00000000">
      <w:pPr>
        <w:pStyle w:val="FirstParagraph"/>
      </w:pPr>
      <w:r>
        <w:t>Current use of GaLiLeO is limited to the two principle investigators (and the exploration facilitated by mybinder functionality with a sample of the data for this article), it has always been intended for a broader audience of Galileo scholars, interested peers in history and literature, and students. Thanks to financial support from Harvard University's Dean's Competitive Fund for Promising Scholarship, Galileo scholars were able to convene to test this alpha prototype and brainstorm next steps. In spite of being able to publish new scholarship on Galileo as a result of these tools (), this project is on hold since August 2022 due to two primary obstacles. First is the question of the corpus and whether or not to unedit Galileo and his colleagues to create new digital materials from manuscripts. () Second, the developers are searching for an outlet to publish the metadata associated with the correspondence, the full texts of materials from the library, and the code for running analysis. At the time of the most intensive project development, the project leads' local institutions were not in a place to support long-term scalable hosting of the project. GaLiLeO is thus a project in search of scholarly and institutional collaborators for building a user-friendly interface, a robust underlying data set, and hosting.</w:t>
      </w:r>
    </w:p>
    <w:p w14:paraId="5A00BBCC" w14:textId="77777777" w:rsidR="00207065" w:rsidRDefault="00000000">
      <w:pPr>
        <w:pStyle w:val="BodyText"/>
      </w:pPr>
      <w:r>
        <w:t>Despite these limitations, the preliminary tools in GaLiLeO do facilitate the kind of question making that has guided humanist investigation. Margherita Sarrocchi's letter has been uncovered for its unusual lexical choices and contextual variety. Her style, lexical richness, and document complexity were seen in comparison to contemporaries without the siloes of gender, genre, affiliations, or chronology that often shape corpus-scale document organization and analysis. The tools also documented the popular subjects not mentioned by Sarrocchi. The computational and quantitative results become a window onto the collection and indication of fruitful pathways, rather than a declaration of large-scale patterns that often obscure variations. By providing a way to enter the corpus without inherited interpretive lenses, GaLiLeO invites the continued work of discovery, uncovering, recreating, differentiating, evaluating, contextualizing, and documenting representations and expressions.</w:t>
      </w:r>
    </w:p>
    <w:p w14:paraId="69315746" w14:textId="77777777" w:rsidR="00207065" w:rsidRDefault="00000000">
      <w:pPr>
        <w:pStyle w:val="BodyText"/>
      </w:pPr>
      <w:r>
        <w:lastRenderedPageBreak/>
        <w:t>The day-long workshop also generated exciting ideas about what a project like this could be. The energy and interest were palpable. The diverse range of digital community needs that were discussed went far beyond the scope of GaLiLeO. The conversations also identified immediate and persistent obstacles. The project directors realized immediately at the workshop that the ability to see words contextualized at multiple levels of address both identified points where a collaboration was necessary and how the tools facilitated that collaboration. The literary scholar and digital humanist could see the poetic and dramatic points of contact with the texts and narratives that were most familiar to the historian of science collaborator for other attributes. With someone like Sarrocchi, this reveals that the historian might consult with an art historian to better understand the similarity with the painter Cigoli, a social historian or historian of science specializing in the creation and reception of institutions for validating knowledge in early modern Italy, and a literary scholar for the connections between her letters to Galileo and the types of expression found in her epic poem.</w:t>
      </w:r>
    </w:p>
    <w:p w14:paraId="24EE144A" w14:textId="77777777" w:rsidR="00207065" w:rsidRDefault="00000000">
      <w:pPr>
        <w:pStyle w:val="BodyText"/>
      </w:pPr>
      <w:r>
        <w:t>The other general pieces of feedback included the following features, listed here to help with the planning of future DH projects:</w:t>
      </w:r>
    </w:p>
    <w:p w14:paraId="5C8D1806" w14:textId="77777777" w:rsidR="00207065" w:rsidRDefault="00000000">
      <w:pPr>
        <w:numPr>
          <w:ilvl w:val="0"/>
          <w:numId w:val="7"/>
        </w:numPr>
      </w:pPr>
      <w:r>
        <w:t>More tools would be welcome: an API, historical text reuse detection, reporting on avoided topics, named entities, and a “humanistic suggestion tool” that offers models for queries along with rationales.</w:t>
      </w:r>
    </w:p>
    <w:p w14:paraId="2BDF806A" w14:textId="77777777" w:rsidR="00207065" w:rsidRDefault="00000000">
      <w:pPr>
        <w:numPr>
          <w:ilvl w:val="0"/>
          <w:numId w:val="7"/>
        </w:numPr>
      </w:pPr>
      <w:r>
        <w:t>More documents would be welcome: marginalia, more library texts, better OCR, images, and machine readable text based on manuscripts instead of 19th century editorial versions of letters.</w:t>
      </w:r>
    </w:p>
    <w:p w14:paraId="384E1B01" w14:textId="77777777" w:rsidR="00207065" w:rsidRDefault="00000000">
      <w:pPr>
        <w:numPr>
          <w:ilvl w:val="0"/>
          <w:numId w:val="7"/>
        </w:numPr>
      </w:pPr>
      <w:r>
        <w:t>Transmedia linguistic analysis would be a valuable further step.</w:t>
      </w:r>
    </w:p>
    <w:p w14:paraId="276ECD8E" w14:textId="77777777" w:rsidR="00207065" w:rsidRDefault="00000000">
      <w:pPr>
        <w:numPr>
          <w:ilvl w:val="0"/>
          <w:numId w:val="7"/>
        </w:numPr>
      </w:pPr>
      <w:r>
        <w:t>GaLiLeO represents an opportunity to bring new perspective on digital projects that are considered “complete” by linking from its terms, people, years, and texts to the lemmario, biographies, chronologies, and bibliographies that have been developed by colleagues in Italy and the U.S. These include the Galileo//thek@, The Galileo Project (), and even the authority file of 8,000 names connected to Galilean materials created by the Museo Galileo (</w:t>
      </w:r>
      <w:hyperlink r:id="rId20">
        <w:r>
          <w:rPr>
            <w:rStyle w:val="Hyperlink"/>
          </w:rPr>
          <w:t>http://www.museogalileo.it/esplora/biblioteche/biblioteca/archivionomi.html</w:t>
        </w:r>
      </w:hyperlink>
      <w:r>
        <w:t>){:target="_blank"}</w:t>
      </w:r>
    </w:p>
    <w:p w14:paraId="60D09268" w14:textId="77777777" w:rsidR="00207065" w:rsidRDefault="00000000">
      <w:pPr>
        <w:numPr>
          <w:ilvl w:val="0"/>
          <w:numId w:val="7"/>
        </w:numPr>
      </w:pPr>
      <w:r>
        <w:t>The project will benefit from phased roll-outs of the underlying data and metadata, particularly as more texts from the library are added and additional metadata tags are created.</w:t>
      </w:r>
    </w:p>
    <w:p w14:paraId="3C8D871C" w14:textId="77777777" w:rsidR="00207065" w:rsidRDefault="00000000">
      <w:pPr>
        <w:numPr>
          <w:ilvl w:val="0"/>
          <w:numId w:val="7"/>
        </w:numPr>
      </w:pPr>
      <w:r>
        <w:t>This is an opportunity to involve undergraduate and graduate students of Italian in an exploration of the history of Italy as well as the ways in which Italian content can influence the development of predominantly Anglophone technology. It could also be a platform to put specialist, informed readers in contact with novice, curious readers.</w:t>
      </w:r>
    </w:p>
    <w:p w14:paraId="1C850328" w14:textId="77777777" w:rsidR="00207065" w:rsidRDefault="00000000">
      <w:pPr>
        <w:pStyle w:val="FirstParagraph"/>
      </w:pPr>
      <w:r>
        <w:t xml:space="preserve">The field of Galileo studies is moving in directions that still require the attentive philological study of what Galileo and his contemporaries wrote, but with the integration of </w:t>
      </w:r>
      <w:r>
        <w:lastRenderedPageBreak/>
        <w:t>other disciplinary perspectives. Some of the new schoarly work on Galileo focuses on visual culture, both in terms of diagrams and illustrations but also the arts. Renewed attention has been brought to Galileo's marginalia and reading practices. Researchers are also pushing back against claims of exceptionalism to highlight linguistic traditions in which Galileo participated and also the popular topics that he avoided. Ultimately, embedding the project within the digital Galileo ecosystem would benefit the field more than creating a new digital history tool with claims to being something definitive that incorporates all materials. Using this tool in conjunction with the lemmatized resources in the Galileo//thek@ or the names in The Galileo Project would still maintain the experimental, exploratory spirit of the GaLiLeO tools. The Archilet - Reti Epistolari project has already created a model for this with metadata related to literary correspondence in Italy 1600-1800. () While GaLiLeO cannot yet address these aspects of embeddedness, the motivated user will be able to connect the output from these tools as search queries in this larger ecosystem.</w:t>
      </w:r>
    </w:p>
    <w:p w14:paraId="35D6E209" w14:textId="77777777" w:rsidR="00207065" w:rsidRDefault="00000000">
      <w:pPr>
        <w:pStyle w:val="Heading2"/>
      </w:pPr>
      <w:bookmarkStart w:id="1057" w:name="project-credits"/>
      <w:r>
        <w:t>Project Credits</w:t>
      </w:r>
      <w:bookmarkEnd w:id="1057"/>
    </w:p>
    <w:p w14:paraId="0FAA3835" w14:textId="77777777" w:rsidR="00207065" w:rsidRDefault="00000000">
      <w:pPr>
        <w:pStyle w:val="FirstParagraph"/>
      </w:pPr>
      <w:r>
        <w:t>It is important to note that the successful demonstration of the GaLiLeO prototype was also the result of several groups of collaborators. A special note of thanks is owed to Stephen Houser, Director of Academic Technology and Consulting at Bowdoin College, for his assistance with the preparation of this article. Other collaborators included:</w:t>
      </w:r>
    </w:p>
    <w:p w14:paraId="103B00EE" w14:textId="77777777" w:rsidR="00207065" w:rsidRDefault="00000000">
      <w:pPr>
        <w:pStyle w:val="BodyText"/>
      </w:pPr>
      <w:r>
        <w:rPr>
          <w:i/>
        </w:rPr>
        <w:t>Galileo’s Correspondence</w:t>
      </w:r>
    </w:p>
    <w:p w14:paraId="429F5C5D" w14:textId="77777777" w:rsidR="00207065" w:rsidRDefault="00000000">
      <w:pPr>
        <w:numPr>
          <w:ilvl w:val="0"/>
          <w:numId w:val="8"/>
        </w:numPr>
      </w:pPr>
      <w:r>
        <w:t>Hannah Marcus and Paula Findlen: metadata and tagging schema of letters</w:t>
      </w:r>
    </w:p>
    <w:p w14:paraId="76A73492" w14:textId="77777777" w:rsidR="00207065" w:rsidRDefault="00000000">
      <w:pPr>
        <w:numPr>
          <w:ilvl w:val="0"/>
          <w:numId w:val="8"/>
        </w:numPr>
      </w:pPr>
      <w:r>
        <w:t>Data curators: Hannah Marcus, Daniele Macuglia, Rachel Midura, Mackenzie Cooley, Paolo Savoia, Demetrius Loufas, Brian Brege, Padraic Rohan, Chris Bacich, Julia Roever, Charlotte Thun-Hohenstein</w:t>
      </w:r>
    </w:p>
    <w:p w14:paraId="0798CE9C" w14:textId="77777777" w:rsidR="00207065" w:rsidRDefault="00000000">
      <w:pPr>
        <w:numPr>
          <w:ilvl w:val="0"/>
          <w:numId w:val="8"/>
        </w:numPr>
      </w:pPr>
      <w:r>
        <w:t>Undergraduate assistants: Kyle Lee-Crossett, Max Morales</w:t>
      </w:r>
    </w:p>
    <w:p w14:paraId="0C3AFD08" w14:textId="77777777" w:rsidR="00207065" w:rsidRDefault="00000000">
      <w:pPr>
        <w:numPr>
          <w:ilvl w:val="0"/>
          <w:numId w:val="8"/>
        </w:numPr>
      </w:pPr>
      <w:r>
        <w:t>Morgan MacLeod: Python tools for tag analysis</w:t>
      </w:r>
    </w:p>
    <w:p w14:paraId="4E09E4E3" w14:textId="77777777" w:rsidR="00207065" w:rsidRDefault="00000000">
      <w:pPr>
        <w:pStyle w:val="FirstParagraph"/>
      </w:pPr>
      <w:r>
        <w:t xml:space="preserve"> </w:t>
      </w:r>
      <w:r>
        <w:rPr>
          <w:i/>
        </w:rPr>
        <w:t>Galileo’s Library</w:t>
      </w:r>
    </w:p>
    <w:p w14:paraId="6C9EAF28" w14:textId="77777777" w:rsidR="00207065" w:rsidRDefault="00000000">
      <w:pPr>
        <w:numPr>
          <w:ilvl w:val="0"/>
          <w:numId w:val="9"/>
        </w:numPr>
      </w:pPr>
      <w:r>
        <w:t>Crystal Hall: GaLiLeO infrastructure &amp; tool development, corpus integration, library and correspondence document gathering, text cleaning, analysis, documentation, coordination with Harvard IT support for the workshop in September 2018.</w:t>
      </w:r>
    </w:p>
    <w:p w14:paraId="1EB27171" w14:textId="77777777" w:rsidR="00207065" w:rsidRDefault="00000000">
      <w:pPr>
        <w:numPr>
          <w:ilvl w:val="0"/>
          <w:numId w:val="9"/>
        </w:numPr>
      </w:pPr>
      <w:r>
        <w:t>Aaron Gilbreath, Academic Tecnology &amp; Consulting, Bowdoin College: experimental shiny app design for visualizing descriptions of the corpus (no longer supported)</w:t>
      </w:r>
    </w:p>
    <w:p w14:paraId="3EB6C2B5" w14:textId="77777777" w:rsidR="00207065" w:rsidRDefault="00000000">
      <w:pPr>
        <w:numPr>
          <w:ilvl w:val="0"/>
          <w:numId w:val="9"/>
        </w:numPr>
      </w:pPr>
      <w:r>
        <w:t>Additional transcribers and text cleaners: Gabriella Papper ’18, Dean Zucconi ’19, Ingrid Horton (MAI Services)</w:t>
      </w:r>
    </w:p>
    <w:p w14:paraId="04587E9D" w14:textId="77777777" w:rsidR="00207065" w:rsidRDefault="00000000">
      <w:pPr>
        <w:pStyle w:val="FirstParagraph"/>
      </w:pPr>
      <w:r>
        <w:t xml:space="preserve"> </w:t>
      </w:r>
      <w:r>
        <w:rPr>
          <w:i/>
        </w:rPr>
        <w:t>Workshop Support</w:t>
      </w:r>
    </w:p>
    <w:p w14:paraId="51FDECE1" w14:textId="77777777" w:rsidR="00207065" w:rsidRDefault="00000000">
      <w:pPr>
        <w:numPr>
          <w:ilvl w:val="0"/>
          <w:numId w:val="10"/>
        </w:numPr>
      </w:pPr>
      <w:r>
        <w:lastRenderedPageBreak/>
        <w:t>William Barthelemy, Academic Technology, Harvard University Institutional Technology</w:t>
      </w:r>
    </w:p>
    <w:p w14:paraId="15755526" w14:textId="77777777" w:rsidR="00207065" w:rsidRDefault="00000000">
      <w:pPr>
        <w:pStyle w:val="Heading2"/>
      </w:pPr>
      <w:bookmarkStart w:id="1058" w:name="bibliography"/>
      <w:r>
        <w:t>Bibliography</w:t>
      </w:r>
      <w:bookmarkEnd w:id="1058"/>
    </w:p>
    <w:p w14:paraId="51504B60" w14:textId="77777777" w:rsidR="00207065" w:rsidRDefault="00000000">
      <w:pPr>
        <w:pStyle w:val="SourceCode"/>
      </w:pPr>
      <w:r>
        <w:rPr>
          <w:rStyle w:val="CommentTok"/>
        </w:rPr>
        <w:t># Check R version</w:t>
      </w:r>
      <w:r>
        <w:br/>
      </w:r>
      <w:r>
        <w:rPr>
          <w:rStyle w:val="NormalTok"/>
        </w:rPr>
        <w:t>R.version</w:t>
      </w:r>
    </w:p>
    <w:p w14:paraId="1068810A" w14:textId="77777777" w:rsidR="00207065" w:rsidRDefault="00000000">
      <w:pPr>
        <w:pStyle w:val="SourceCode"/>
      </w:pPr>
      <w:r>
        <w:rPr>
          <w:rStyle w:val="VerbatimChar"/>
        </w:rPr>
        <w:t xml:space="preserve">               _                           </w:t>
      </w:r>
      <w:r>
        <w:br/>
      </w:r>
      <w:r>
        <w:rPr>
          <w:rStyle w:val="VerbatimChar"/>
        </w:rPr>
        <w:t xml:space="preserve">platform       x86_64-apple-darwin17.0     </w:t>
      </w:r>
      <w:r>
        <w:br/>
      </w:r>
      <w:r>
        <w:rPr>
          <w:rStyle w:val="VerbatimChar"/>
        </w:rPr>
        <w:t xml:space="preserve">arch           x86_64                      </w:t>
      </w:r>
      <w:r>
        <w:br/>
      </w:r>
      <w:r>
        <w:rPr>
          <w:rStyle w:val="VerbatimChar"/>
        </w:rPr>
        <w:t xml:space="preserve">os             darwin17.0                  </w:t>
      </w:r>
      <w:r>
        <w:br/>
      </w:r>
      <w:r>
        <w:rPr>
          <w:rStyle w:val="VerbatimChar"/>
        </w:rPr>
        <w:t xml:space="preserve">system         x86_64, darwin17.0          </w:t>
      </w:r>
      <w:r>
        <w:br/>
      </w:r>
      <w:r>
        <w:rPr>
          <w:rStyle w:val="VerbatimChar"/>
        </w:rPr>
        <w:t xml:space="preserve">status                                     </w:t>
      </w:r>
      <w:r>
        <w:br/>
      </w:r>
      <w:r>
        <w:rPr>
          <w:rStyle w:val="VerbatimChar"/>
        </w:rPr>
        <w:t xml:space="preserve">major          4                           </w:t>
      </w:r>
      <w:r>
        <w:br/>
      </w:r>
      <w:r>
        <w:rPr>
          <w:rStyle w:val="VerbatimChar"/>
        </w:rPr>
        <w:t xml:space="preserve">minor          2.3                         </w:t>
      </w:r>
      <w:r>
        <w:br/>
      </w:r>
      <w:r>
        <w:rPr>
          <w:rStyle w:val="VerbatimChar"/>
        </w:rPr>
        <w:t xml:space="preserve">year           2023                        </w:t>
      </w:r>
      <w:r>
        <w:br/>
      </w:r>
      <w:r>
        <w:rPr>
          <w:rStyle w:val="VerbatimChar"/>
        </w:rPr>
        <w:t xml:space="preserve">month          03                          </w:t>
      </w:r>
      <w:r>
        <w:br/>
      </w:r>
      <w:r>
        <w:rPr>
          <w:rStyle w:val="VerbatimChar"/>
        </w:rPr>
        <w:t xml:space="preserve">day            15                          </w:t>
      </w:r>
      <w:r>
        <w:br/>
      </w:r>
      <w:r>
        <w:rPr>
          <w:rStyle w:val="VerbatimChar"/>
        </w:rPr>
        <w:t xml:space="preserve">svn rev        83980                       </w:t>
      </w:r>
      <w:r>
        <w:br/>
      </w:r>
      <w:r>
        <w:rPr>
          <w:rStyle w:val="VerbatimChar"/>
        </w:rPr>
        <w:t xml:space="preserve">language       R                           </w:t>
      </w:r>
      <w:r>
        <w:br/>
      </w:r>
      <w:r>
        <w:rPr>
          <w:rStyle w:val="VerbatimChar"/>
        </w:rPr>
        <w:t>version.string R version 4.2.3 (2023-03-15)</w:t>
      </w:r>
      <w:r>
        <w:br/>
      </w:r>
      <w:r>
        <w:rPr>
          <w:rStyle w:val="VerbatimChar"/>
        </w:rPr>
        <w:t xml:space="preserve">nickname       Shortstop Beagle            </w:t>
      </w:r>
    </w:p>
    <w:sectPr w:rsidR="0020706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D123B" w14:textId="77777777" w:rsidR="00230E58" w:rsidRDefault="00230E58">
      <w:pPr>
        <w:spacing w:after="0"/>
      </w:pPr>
      <w:r>
        <w:separator/>
      </w:r>
    </w:p>
  </w:endnote>
  <w:endnote w:type="continuationSeparator" w:id="0">
    <w:p w14:paraId="6A628727" w14:textId="77777777" w:rsidR="00230E58" w:rsidRDefault="00230E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6446F" w14:textId="77777777" w:rsidR="00230E58" w:rsidRDefault="00230E58">
      <w:r>
        <w:separator/>
      </w:r>
    </w:p>
  </w:footnote>
  <w:footnote w:type="continuationSeparator" w:id="0">
    <w:p w14:paraId="6552E444" w14:textId="77777777" w:rsidR="00230E58" w:rsidRDefault="00230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9E2CD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3B3E14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681008718">
    <w:abstractNumId w:val="1"/>
  </w:num>
  <w:num w:numId="2" w16cid:durableId="1376932068">
    <w:abstractNumId w:val="0"/>
  </w:num>
  <w:num w:numId="3" w16cid:durableId="1492333232">
    <w:abstractNumId w:val="0"/>
  </w:num>
  <w:num w:numId="4" w16cid:durableId="1009604893">
    <w:abstractNumId w:val="0"/>
  </w:num>
  <w:num w:numId="5" w16cid:durableId="1539660366">
    <w:abstractNumId w:val="0"/>
  </w:num>
  <w:num w:numId="6" w16cid:durableId="402021385">
    <w:abstractNumId w:val="0"/>
  </w:num>
  <w:num w:numId="7" w16cid:durableId="1767773363">
    <w:abstractNumId w:val="0"/>
  </w:num>
  <w:num w:numId="8" w16cid:durableId="409354750">
    <w:abstractNumId w:val="0"/>
  </w:num>
  <w:num w:numId="9" w16cid:durableId="2106994617">
    <w:abstractNumId w:val="0"/>
  </w:num>
  <w:num w:numId="10" w16cid:durableId="10126115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y O'DWYER">
    <w15:presenceInfo w15:providerId="AD" w15:userId="S::andy.odwyer@uni.lu::3262bae0-4032-448e-8fde-451d613fc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07065"/>
    <w:rsid w:val="00230E58"/>
    <w:rsid w:val="00285794"/>
    <w:rsid w:val="00473691"/>
    <w:rsid w:val="004E29B3"/>
    <w:rsid w:val="005702CF"/>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25FA"/>
  <w15:docId w15:val="{A28CC8CF-820D-4426-B010-6042EF39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5702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reativecommons.org/licenses/by/4.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museogalileo.it/esplora/biblioteche/biblioteca/archivionomi.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22889</Words>
  <Characters>130469</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O'DWYER</dc:creator>
  <cp:keywords/>
  <cp:lastModifiedBy>Andy O'DWYER</cp:lastModifiedBy>
  <cp:revision>2</cp:revision>
  <dcterms:created xsi:type="dcterms:W3CDTF">2025-02-04T14:58:00Z</dcterms:created>
  <dcterms:modified xsi:type="dcterms:W3CDTF">2025-02-04T14:58:00Z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